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549A175C"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w:t>
      </w:r>
      <w:ins w:id="0" w:author="任磊" w:date="2021-03-16T20:56:00Z">
        <w:r w:rsidR="008558CD">
          <w:rPr>
            <w:rFonts w:eastAsia="黑体"/>
            <w:sz w:val="28"/>
            <w:szCs w:val="28"/>
            <w:u w:val="single"/>
          </w:rPr>
          <w:t xml:space="preserve"> </w:t>
        </w:r>
        <w:r w:rsidR="008558CD">
          <w:rPr>
            <w:rFonts w:eastAsia="黑体" w:hint="eastAsia"/>
            <w:sz w:val="28"/>
            <w:szCs w:val="28"/>
            <w:u w:val="single"/>
          </w:rPr>
          <w:t>Design</w:t>
        </w:r>
        <w:r w:rsidR="008558CD">
          <w:rPr>
            <w:rFonts w:eastAsia="黑体"/>
            <w:sz w:val="28"/>
            <w:szCs w:val="28"/>
            <w:u w:val="single"/>
          </w:rPr>
          <w:t xml:space="preserve"> </w:t>
        </w:r>
        <w:r w:rsidR="008558CD">
          <w:rPr>
            <w:rFonts w:eastAsia="黑体" w:hint="eastAsia"/>
            <w:sz w:val="28"/>
            <w:szCs w:val="28"/>
            <w:u w:val="single"/>
          </w:rPr>
          <w:t>and</w:t>
        </w:r>
      </w:ins>
      <w:r w:rsidR="00173ED6" w:rsidRPr="00173ED6">
        <w:rPr>
          <w:rFonts w:eastAsia="黑体"/>
          <w:sz w:val="28"/>
          <w:szCs w:val="28"/>
          <w:u w:val="single"/>
        </w:rPr>
        <w:t xml:space="preserv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proofErr w:type="spellStart"/>
      <w:r w:rsidR="00025D33" w:rsidRPr="00025D33">
        <w:rPr>
          <w:rFonts w:eastAsia="黑体"/>
          <w:sz w:val="28"/>
          <w:szCs w:val="28"/>
          <w:u w:val="single"/>
        </w:rPr>
        <w:t>Wechat</w:t>
      </w:r>
      <w:proofErr w:type="spellEnd"/>
      <w:r w:rsidR="00025D33" w:rsidRPr="00025D33">
        <w:rPr>
          <w:rFonts w:eastAsia="黑体"/>
          <w:sz w:val="28"/>
          <w:szCs w:val="28"/>
          <w:u w:val="single"/>
        </w:rPr>
        <w:t xml:space="preserve">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83541AD"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2E2571A0"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6D84D0A1"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1" w:name="_Toc227130800"/>
      <w:bookmarkStart w:id="2" w:name="_Toc227229898"/>
      <w:bookmarkStart w:id="3" w:name="_Toc227230471"/>
      <w:bookmarkStart w:id="4" w:name="_Toc476298516"/>
      <w:bookmarkStart w:id="5" w:name="_Toc476299092"/>
      <w:bookmarkStart w:id="6"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1"/>
      <w:bookmarkEnd w:id="2"/>
      <w:bookmarkEnd w:id="3"/>
      <w:bookmarkEnd w:id="4"/>
      <w:bookmarkEnd w:id="5"/>
      <w:bookmarkEnd w:id="6"/>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267EDA">
        <w:rPr>
          <w:rFonts w:hint="eastAsia"/>
          <w:sz w:val="28"/>
        </w:rPr>
        <w:t>基于微信小程序的旅游</w:t>
      </w:r>
      <w:r w:rsidR="00E32523" w:rsidRPr="00E32523">
        <w:rPr>
          <w:rFonts w:hint="eastAsia"/>
          <w:sz w:val="28"/>
        </w:rPr>
        <w:t>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77777777" w:rsidR="00EC2F10" w:rsidRPr="00CB0BD0" w:rsidRDefault="00EC2F10" w:rsidP="00EC2F10">
      <w:pPr>
        <w:ind w:firstLine="435"/>
      </w:pPr>
    </w:p>
    <w:p w14:paraId="6AD388CF" w14:textId="77777777" w:rsidR="00EC2F10" w:rsidRPr="00CB0BD0" w:rsidRDefault="00EC2F10" w:rsidP="00EC2F10">
      <w:pPr>
        <w:ind w:firstLine="435"/>
      </w:pPr>
    </w:p>
    <w:p w14:paraId="50346216" w14:textId="77777777" w:rsidR="00EC2F10" w:rsidRPr="00CB0BD0" w:rsidRDefault="00EC2F10" w:rsidP="00EC2F10"/>
    <w:p w14:paraId="04A3CD9F" w14:textId="77777777"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77777777"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9"/>
          <w:footerReference w:type="default" r:id="rId10"/>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7" w:name="_Toc227130802"/>
      <w:bookmarkStart w:id="8" w:name="_Toc227229900"/>
      <w:bookmarkStart w:id="9" w:name="_Toc227230473"/>
      <w:bookmarkStart w:id="10" w:name="_Toc476298518"/>
      <w:bookmarkStart w:id="11" w:name="_Toc476299094"/>
      <w:bookmarkStart w:id="12" w:name="_Toc32173285"/>
      <w:r w:rsidRPr="00A2204E">
        <w:rPr>
          <w:b/>
          <w:sz w:val="32"/>
          <w:szCs w:val="32"/>
        </w:rPr>
        <w:lastRenderedPageBreak/>
        <w:t>上海师范大学毕业论文（设计）指导记录表</w:t>
      </w:r>
      <w:bookmarkEnd w:id="7"/>
      <w:bookmarkEnd w:id="8"/>
      <w:bookmarkEnd w:id="9"/>
      <w:bookmarkEnd w:id="10"/>
      <w:bookmarkEnd w:id="11"/>
      <w:bookmarkEnd w:id="12"/>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77777777"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77777777"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77777777"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77777777" w:rsidR="00EC2F10" w:rsidRPr="00CB0BD0" w:rsidRDefault="00EC2F10" w:rsidP="00E27DB0">
            <w:pPr>
              <w:rPr>
                <w:sz w:val="24"/>
              </w:rPr>
            </w:pPr>
            <w:r w:rsidRPr="00CB0BD0">
              <w:rPr>
                <w:sz w:val="24"/>
              </w:rPr>
              <w:t xml:space="preserve"> </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77777777" w:rsidR="00EC2F10" w:rsidRPr="00CB0BD0" w:rsidRDefault="00EC2F10" w:rsidP="00E27DB0">
            <w:pPr>
              <w:ind w:firstLineChars="50" w:firstLine="120"/>
              <w:jc w:val="center"/>
              <w:rPr>
                <w:sz w:val="24"/>
              </w:rPr>
            </w:pPr>
            <w:r w:rsidRPr="00CB0BD0">
              <w:rPr>
                <w:sz w:val="24"/>
              </w:rPr>
              <w:t xml:space="preserve"> </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77777777" w:rsidR="00EC2F10" w:rsidRPr="00CB0BD0" w:rsidRDefault="00EC2F10" w:rsidP="00E27DB0">
            <w:pPr>
              <w:jc w:val="center"/>
              <w:rPr>
                <w:color w:val="FF0000"/>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7777777" w:rsidR="00EC2F10" w:rsidRPr="00CB0BD0" w:rsidRDefault="00EC2F10" w:rsidP="00E27DB0">
            <w:pPr>
              <w:jc w:val="center"/>
              <w:rPr>
                <w:szCs w:val="20"/>
              </w:rPr>
            </w:pP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77777777" w:rsidR="00EC2F10" w:rsidRPr="00CB0BD0" w:rsidRDefault="00EC2F10" w:rsidP="00E27DB0">
            <w:pPr>
              <w:jc w:val="center"/>
              <w:rPr>
                <w:szCs w:val="20"/>
              </w:rPr>
            </w:pP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77777777" w:rsidR="00EC2F10" w:rsidRPr="00CB0BD0" w:rsidRDefault="00EC2F10" w:rsidP="00E27DB0">
            <w:pPr>
              <w:jc w:val="center"/>
              <w:rPr>
                <w:szCs w:val="20"/>
              </w:rPr>
            </w:pP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77777777" w:rsidR="00EC2F10" w:rsidRPr="00CB0BD0" w:rsidRDefault="00EC2F10" w:rsidP="00E27DB0">
            <w:pPr>
              <w:jc w:val="center"/>
              <w:rPr>
                <w:szCs w:val="20"/>
              </w:rPr>
            </w:pP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77777777" w:rsidR="00EC2F10" w:rsidRPr="00CB0BD0" w:rsidRDefault="00EC2F10" w:rsidP="00E27DB0">
            <w:pPr>
              <w:jc w:val="center"/>
              <w:rPr>
                <w:szCs w:val="20"/>
              </w:rPr>
            </w:pP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77777777"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77777777"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77777777"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77777777" w:rsidR="00EC2F10" w:rsidRPr="00CB0BD0" w:rsidRDefault="00EC2F10" w:rsidP="00E27DB0">
            <w:pPr>
              <w:jc w:val="center"/>
              <w:rPr>
                <w:szCs w:val="20"/>
              </w:rPr>
            </w:pP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3" w:name="_Toc227130801"/>
      <w:bookmarkStart w:id="14" w:name="_Toc227229899"/>
      <w:bookmarkStart w:id="15" w:name="_Toc227230472"/>
      <w:bookmarkStart w:id="16" w:name="_Toc476298517"/>
      <w:bookmarkStart w:id="17"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2"/>
        <w:gridCol w:w="1542"/>
        <w:gridCol w:w="703"/>
        <w:gridCol w:w="1671"/>
        <w:gridCol w:w="709"/>
        <w:gridCol w:w="2299"/>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A1F4C38" w:rsidR="005D3D9F" w:rsidRPr="00F5250E" w:rsidRDefault="005D3D9F" w:rsidP="000116D6">
            <w:pPr>
              <w:jc w:val="center"/>
              <w:rPr>
                <w:rFonts w:ascii="宋体" w:hAnsi="宋体"/>
                <w:sz w:val="24"/>
              </w:rPr>
            </w:pPr>
          </w:p>
        </w:tc>
        <w:tc>
          <w:tcPr>
            <w:tcW w:w="709" w:type="dxa"/>
            <w:vAlign w:val="center"/>
          </w:tcPr>
          <w:p w14:paraId="0DFA726C" w14:textId="30925DA5" w:rsidR="005D3D9F" w:rsidRPr="00F5250E" w:rsidRDefault="005D3D9F" w:rsidP="000116D6">
            <w:pPr>
              <w:jc w:val="center"/>
              <w:rPr>
                <w:rFonts w:ascii="宋体" w:hAnsi="宋体"/>
                <w:sz w:val="24"/>
              </w:rPr>
            </w:pPr>
          </w:p>
        </w:tc>
        <w:tc>
          <w:tcPr>
            <w:tcW w:w="1701" w:type="dxa"/>
            <w:vAlign w:val="center"/>
          </w:tcPr>
          <w:p w14:paraId="5C044404" w14:textId="1B449199" w:rsidR="005D3D9F" w:rsidRPr="00F5250E" w:rsidRDefault="005D3D9F" w:rsidP="000116D6">
            <w:pPr>
              <w:jc w:val="center"/>
              <w:rPr>
                <w:rFonts w:ascii="宋体" w:hAnsi="宋体"/>
                <w:sz w:val="24"/>
              </w:rPr>
            </w:pP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1DBBF2E9" w:rsidR="005D3D9F" w:rsidRPr="00F5250E" w:rsidRDefault="005D3D9F" w:rsidP="000116D6">
            <w:pPr>
              <w:jc w:val="center"/>
              <w:rPr>
                <w:rFonts w:ascii="宋体" w:hAnsi="宋体"/>
                <w:sz w:val="24"/>
              </w:rPr>
            </w:pP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proofErr w:type="gramStart"/>
            <w:r>
              <w:rPr>
                <w:rFonts w:hint="eastAsia"/>
                <w:sz w:val="24"/>
              </w:rPr>
              <w:t>基于微信小</w:t>
            </w:r>
            <w:proofErr w:type="gramEnd"/>
            <w:r>
              <w:rPr>
                <w:rFonts w:hint="eastAsia"/>
                <w:sz w:val="24"/>
              </w:rPr>
              <w:t>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783DD1E9" w14:textId="420C9514"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w:t>
            </w:r>
            <w:proofErr w:type="gramEnd"/>
            <w:r w:rsidRPr="005F687F">
              <w:rPr>
                <w:rFonts w:hint="eastAsia"/>
                <w:sz w:val="24"/>
              </w:rPr>
              <w:t>小程序的方式，用户无需下载</w:t>
            </w:r>
            <w:r w:rsidRPr="005F687F">
              <w:rPr>
                <w:rFonts w:hint="eastAsia"/>
                <w:sz w:val="24"/>
              </w:rPr>
              <w:t>APP</w:t>
            </w:r>
            <w:r w:rsidRPr="005F687F">
              <w:rPr>
                <w:rFonts w:hint="eastAsia"/>
                <w:sz w:val="24"/>
              </w:rPr>
              <w:t>，使用体验较好。同类的相册类应用并不少见，但是功能相对单一，普遍不具备分享</w:t>
            </w:r>
            <w:r w:rsidR="00231776">
              <w:rPr>
                <w:rFonts w:hint="eastAsia"/>
                <w:sz w:val="24"/>
              </w:rPr>
              <w:t>功能。基于以上分析，设计</w:t>
            </w:r>
            <w:ins w:id="18" w:author="任磊" w:date="2021-03-16T20:57:00Z">
              <w:r w:rsidR="008558CD">
                <w:rPr>
                  <w:rFonts w:hint="eastAsia"/>
                  <w:sz w:val="24"/>
                </w:rPr>
                <w:t>并实现</w:t>
              </w:r>
            </w:ins>
            <w:proofErr w:type="gramStart"/>
            <w:r w:rsidR="00231776">
              <w:rPr>
                <w:rFonts w:hint="eastAsia"/>
                <w:sz w:val="24"/>
              </w:rPr>
              <w:t>基于微信小</w:t>
            </w:r>
            <w:proofErr w:type="gramEnd"/>
            <w:r w:rsidR="00231776">
              <w:rPr>
                <w:rFonts w:hint="eastAsia"/>
                <w:sz w:val="24"/>
              </w:rPr>
              <w:t>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76AAD991" w14:textId="77777777" w:rsidR="00267EDA" w:rsidRDefault="00267EDA" w:rsidP="000116D6">
            <w:pPr>
              <w:rPr>
                <w:sz w:val="24"/>
              </w:rPr>
            </w:pPr>
          </w:p>
          <w:p w14:paraId="13698EAF" w14:textId="77777777"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proofErr w:type="gramStart"/>
            <w:r w:rsidRPr="005F687F">
              <w:rPr>
                <w:rFonts w:hint="eastAsia"/>
                <w:sz w:val="24"/>
              </w:rPr>
              <w:t>及</w:t>
            </w:r>
            <w:r>
              <w:rPr>
                <w:rFonts w:hint="eastAsia"/>
                <w:sz w:val="24"/>
              </w:rPr>
              <w:t>微信</w:t>
            </w:r>
            <w:r w:rsidR="00231776">
              <w:rPr>
                <w:rFonts w:hint="eastAsia"/>
                <w:sz w:val="24"/>
              </w:rPr>
              <w:t>原生</w:t>
            </w:r>
            <w:proofErr w:type="gramEnd"/>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77777777"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proofErr w:type="spellStart"/>
            <w:r w:rsidR="00327A25">
              <w:rPr>
                <w:rFonts w:hint="eastAsia"/>
                <w:sz w:val="24"/>
              </w:rPr>
              <w:t>SpringBoot</w:t>
            </w:r>
            <w:proofErr w:type="spellEnd"/>
            <w:r w:rsidR="00267EDA">
              <w:rPr>
                <w:rFonts w:hint="eastAsia"/>
                <w:sz w:val="24"/>
              </w:rPr>
              <w:t>来实现后端服务器。</w:t>
            </w:r>
          </w:p>
          <w:p w14:paraId="61252B99" w14:textId="77777777"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w:t>
            </w:r>
            <w:proofErr w:type="gramEnd"/>
            <w:r w:rsidR="00327A25">
              <w:rPr>
                <w:rFonts w:hint="eastAsia"/>
                <w:sz w:val="24"/>
              </w:rPr>
              <w:t>云开发、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proofErr w:type="spellStart"/>
            <w:r w:rsidR="00327A25" w:rsidRPr="00327A25">
              <w:rPr>
                <w:sz w:val="24"/>
              </w:rPr>
              <w:t>Xshell</w:t>
            </w:r>
            <w:proofErr w:type="spellEnd"/>
            <w:r w:rsidR="00327A25" w:rsidRPr="00327A25">
              <w:rPr>
                <w:sz w:val="24"/>
              </w:rPr>
              <w:t xml:space="preserve"> 6</w:t>
            </w:r>
            <w:r w:rsidR="00327A25">
              <w:rPr>
                <w:rFonts w:hint="eastAsia"/>
                <w:sz w:val="24"/>
              </w:rPr>
              <w:t>、</w:t>
            </w:r>
            <w:proofErr w:type="spellStart"/>
            <w:r w:rsidR="00327A25" w:rsidRPr="00327A25">
              <w:rPr>
                <w:sz w:val="24"/>
              </w:rPr>
              <w:t>Navicat</w:t>
            </w:r>
            <w:proofErr w:type="spellEnd"/>
            <w:r w:rsidR="00327A25" w:rsidRPr="00327A25">
              <w:rPr>
                <w:sz w:val="24"/>
              </w:rPr>
              <w:t xml:space="preserve"> for MySQL</w:t>
            </w:r>
            <w:r w:rsidR="00327A25">
              <w:rPr>
                <w:rFonts w:hint="eastAsia"/>
                <w:sz w:val="24"/>
              </w:rPr>
              <w:t>、</w:t>
            </w:r>
            <w:r w:rsidR="00327A25" w:rsidRPr="00327A25">
              <w:rPr>
                <w:sz w:val="24"/>
              </w:rPr>
              <w:t>Postman</w:t>
            </w:r>
            <w:r w:rsidRPr="005F687F">
              <w:rPr>
                <w:rFonts w:hint="eastAsia"/>
                <w:sz w:val="24"/>
              </w:rPr>
              <w:t>等平台或工具完成</w:t>
            </w:r>
            <w:r w:rsidR="00267EDA">
              <w:rPr>
                <w:rFonts w:hint="eastAsia"/>
                <w:sz w:val="24"/>
              </w:rPr>
              <w:t>系统开发。</w:t>
            </w:r>
          </w:p>
          <w:p w14:paraId="6A068763" w14:textId="77777777" w:rsidR="00327A25" w:rsidRPr="00327A25" w:rsidRDefault="00327A25"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77777777" w:rsidR="00AF0EC1" w:rsidRPr="00AF0EC1" w:rsidRDefault="00AF0EC1" w:rsidP="00AF0EC1">
            <w:pPr>
              <w:spacing w:line="360" w:lineRule="auto"/>
              <w:ind w:left="480" w:hangingChars="200" w:hanging="480"/>
              <w:jc w:val="left"/>
              <w:rPr>
                <w:sz w:val="24"/>
              </w:rPr>
            </w:pPr>
            <w:r w:rsidRPr="00AF0EC1">
              <w:rPr>
                <w:rFonts w:hint="eastAsia"/>
                <w:sz w:val="24"/>
              </w:rPr>
              <w:t>[</w:t>
            </w:r>
            <w:commentRangeStart w:id="19"/>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14:paraId="50DCCBD6" w14:textId="77777777"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14:paraId="4184A88F" w14:textId="77777777"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proofErr w:type="gramStart"/>
            <w:r w:rsidR="00AF0EC1" w:rsidRPr="00AF0EC1">
              <w:rPr>
                <w:rFonts w:hint="eastAsia"/>
                <w:sz w:val="24"/>
              </w:rPr>
              <w:t>微信小</w:t>
            </w:r>
            <w:proofErr w:type="gramEnd"/>
            <w:r w:rsidR="00AF0EC1" w:rsidRPr="00AF0EC1">
              <w:rPr>
                <w:rFonts w:hint="eastAsia"/>
                <w:sz w:val="24"/>
              </w:rPr>
              <w:t>程序开发者文档</w:t>
            </w:r>
            <w:r w:rsidR="00AF0EC1" w:rsidRPr="00AF0EC1">
              <w:rPr>
                <w:rFonts w:hint="eastAsia"/>
                <w:sz w:val="24"/>
              </w:rPr>
              <w:t>[EB/OL]. http://mp.weixin.qq.com/wiki</w:t>
            </w:r>
          </w:p>
          <w:p w14:paraId="19434B4C" w14:textId="77777777"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14:paraId="45AC51D0" w14:textId="77777777"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proofErr w:type="gramStart"/>
            <w:r w:rsidRPr="00206798">
              <w:rPr>
                <w:rFonts w:hint="eastAsia"/>
                <w:kern w:val="0"/>
                <w:sz w:val="24"/>
              </w:rPr>
              <w:t>微信小</w:t>
            </w:r>
            <w:proofErr w:type="gramEnd"/>
            <w:r w:rsidRPr="00206798">
              <w:rPr>
                <w:rFonts w:hint="eastAsia"/>
                <w:kern w:val="0"/>
                <w:sz w:val="24"/>
              </w:rPr>
              <w:t>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commentRangeEnd w:id="19"/>
            <w:r w:rsidR="008558CD">
              <w:rPr>
                <w:rStyle w:val="af0"/>
              </w:rPr>
              <w:commentReference w:id="19"/>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4"/>
          <w:footerReference w:type="default" r:id="rId15"/>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3"/>
    <w:bookmarkEnd w:id="14"/>
    <w:bookmarkEnd w:id="15"/>
    <w:bookmarkEnd w:id="16"/>
    <w:bookmarkEnd w:id="17"/>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77777777"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的目标，设计一款云相册，来保存日益增长的用户照片，而触手可及，无需下载</w:t>
      </w:r>
      <w:proofErr w:type="gramStart"/>
      <w:r>
        <w:rPr>
          <w:rFonts w:hint="eastAsia"/>
          <w:sz w:val="28"/>
          <w:szCs w:val="28"/>
        </w:rPr>
        <w:t>的微信小</w:t>
      </w:r>
      <w:proofErr w:type="gramEnd"/>
      <w:r>
        <w:rPr>
          <w:rFonts w:hint="eastAsia"/>
          <w:sz w:val="28"/>
          <w:szCs w:val="28"/>
        </w:rPr>
        <w:t>程序无疑时最好的选择。</w:t>
      </w:r>
    </w:p>
    <w:p w14:paraId="28E6C95C" w14:textId="43ADC356" w:rsidR="00AF688E" w:rsidRDefault="008558CD" w:rsidP="00C134A2">
      <w:pPr>
        <w:autoSpaceDE w:val="0"/>
        <w:autoSpaceDN w:val="0"/>
        <w:spacing w:line="360" w:lineRule="auto"/>
        <w:ind w:firstLineChars="200" w:firstLine="560"/>
        <w:rPr>
          <w:sz w:val="28"/>
          <w:szCs w:val="28"/>
        </w:rPr>
      </w:pPr>
      <w:ins w:id="20" w:author="任磊" w:date="2021-03-16T20:58:00Z">
        <w:r>
          <w:rPr>
            <w:rFonts w:hint="eastAsia"/>
            <w:sz w:val="28"/>
            <w:szCs w:val="28"/>
          </w:rPr>
          <w:t>本文</w:t>
        </w:r>
      </w:ins>
      <w:r w:rsidR="00AF688E">
        <w:rPr>
          <w:rFonts w:hint="eastAsia"/>
          <w:sz w:val="28"/>
          <w:szCs w:val="28"/>
        </w:rPr>
        <w:t>设计</w:t>
      </w:r>
      <w:ins w:id="21" w:author="任磊" w:date="2021-03-16T20:58:00Z">
        <w:r>
          <w:rPr>
            <w:rFonts w:hint="eastAsia"/>
            <w:sz w:val="28"/>
            <w:szCs w:val="28"/>
          </w:rPr>
          <w:t>了</w:t>
        </w:r>
      </w:ins>
      <w:r w:rsidR="00AF688E">
        <w:rPr>
          <w:rFonts w:hint="eastAsia"/>
          <w:sz w:val="28"/>
          <w:szCs w:val="28"/>
        </w:rPr>
        <w:t>一款</w:t>
      </w:r>
      <w:proofErr w:type="gramStart"/>
      <w:r w:rsidR="00AF688E">
        <w:rPr>
          <w:rFonts w:hint="eastAsia"/>
          <w:sz w:val="28"/>
          <w:szCs w:val="28"/>
        </w:rPr>
        <w:t>基于微信小</w:t>
      </w:r>
      <w:proofErr w:type="gramEnd"/>
      <w:r w:rsidR="00AF688E">
        <w:rPr>
          <w:rFonts w:hint="eastAsia"/>
          <w:sz w:val="28"/>
          <w:szCs w:val="28"/>
        </w:rPr>
        <w:t>程序的云相册，主要具备以下功能：云端个人相册的建立，相册图片的上传与下载，共享相册的分享，智能识别图片内容并进行自动分类。</w:t>
      </w:r>
    </w:p>
    <w:p w14:paraId="38C79215" w14:textId="77777777"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云相册采用前后端的思想进行开发，系统主要由小程序客户端、服务器、存储服务器组成。前端使用</w:t>
      </w:r>
      <w:proofErr w:type="gramStart"/>
      <w:r>
        <w:rPr>
          <w:rFonts w:hint="eastAsia"/>
          <w:sz w:val="28"/>
          <w:szCs w:val="28"/>
        </w:rPr>
        <w:t>微信开发</w:t>
      </w:r>
      <w:proofErr w:type="gramEnd"/>
      <w:r>
        <w:rPr>
          <w:rFonts w:hint="eastAsia"/>
          <w:sz w:val="28"/>
          <w:szCs w:val="28"/>
        </w:rPr>
        <w:t>者工具，小程序原生组件及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Pr>
          <w:rFonts w:hint="eastAsia"/>
          <w:sz w:val="28"/>
          <w:szCs w:val="28"/>
        </w:rPr>
        <w:t>框架，</w:t>
      </w:r>
      <w:r w:rsidRPr="00226068">
        <w:rPr>
          <w:rFonts w:hint="eastAsia"/>
          <w:sz w:val="28"/>
          <w:szCs w:val="28"/>
        </w:rPr>
        <w:t>持久层框架</w:t>
      </w:r>
      <w:r>
        <w:rPr>
          <w:rFonts w:hint="eastAsia"/>
          <w:sz w:val="28"/>
          <w:szCs w:val="28"/>
        </w:rPr>
        <w:t>使用</w:t>
      </w:r>
      <w:proofErr w:type="spellStart"/>
      <w:r>
        <w:rPr>
          <w:rFonts w:hint="eastAsia"/>
          <w:sz w:val="28"/>
          <w:szCs w:val="28"/>
        </w:rPr>
        <w:t>MyBatis</w:t>
      </w:r>
      <w:proofErr w:type="spellEnd"/>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w:t>
      </w:r>
      <w:proofErr w:type="gramEnd"/>
      <w:r>
        <w:rPr>
          <w:rFonts w:hint="eastAsia"/>
          <w:sz w:val="28"/>
          <w:szCs w:val="28"/>
        </w:rPr>
        <w:t>发提供的存储功能。</w:t>
      </w:r>
    </w:p>
    <w:p w14:paraId="5B3C0A4A" w14:textId="77777777"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226068">
        <w:rPr>
          <w:rFonts w:hint="eastAsia"/>
          <w:sz w:val="28"/>
          <w:szCs w:val="28"/>
        </w:rPr>
        <w:t>系统的设计与实现过程中，需求分析、</w:t>
      </w:r>
      <w:r>
        <w:rPr>
          <w:rFonts w:hint="eastAsia"/>
          <w:sz w:val="28"/>
          <w:szCs w:val="28"/>
        </w:rPr>
        <w:t>数据库设计、</w:t>
      </w:r>
      <w:r w:rsidR="00226068">
        <w:rPr>
          <w:rFonts w:hint="eastAsia"/>
          <w:sz w:val="28"/>
          <w:szCs w:val="28"/>
        </w:rPr>
        <w:t>系统设计</w:t>
      </w:r>
      <w:r>
        <w:rPr>
          <w:rFonts w:hint="eastAsia"/>
          <w:sz w:val="28"/>
          <w:szCs w:val="28"/>
        </w:rPr>
        <w:t>与实现、系统测试的顺利来进行阐述。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77777777" w:rsidR="00F954EB" w:rsidRPr="00173ED6" w:rsidRDefault="00F954EB"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proofErr w:type="spellStart"/>
      <w:r w:rsidR="00A93F75" w:rsidRPr="00A93F75">
        <w:rPr>
          <w:kern w:val="0"/>
          <w:sz w:val="28"/>
          <w:szCs w:val="28"/>
        </w:rPr>
        <w:t>Wechat</w:t>
      </w:r>
      <w:proofErr w:type="spellEnd"/>
      <w:r w:rsidR="00A93F75" w:rsidRPr="00A93F75">
        <w:rPr>
          <w:kern w:val="0"/>
          <w:sz w:val="28"/>
          <w:szCs w:val="28"/>
        </w:rPr>
        <w:t xml:space="preserve"> Mini Program</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proofErr w:type="spellStart"/>
      <w:r w:rsidR="00A93F75" w:rsidRPr="00A93F75">
        <w:rPr>
          <w:kern w:val="0"/>
          <w:sz w:val="28"/>
          <w:szCs w:val="28"/>
        </w:rPr>
        <w:t>Wechat</w:t>
      </w:r>
      <w:proofErr w:type="spellEnd"/>
      <w:r w:rsidR="00A93F75" w:rsidRPr="00A93F75">
        <w:rPr>
          <w:kern w:val="0"/>
          <w:sz w:val="28"/>
          <w:szCs w:val="28"/>
        </w:rPr>
        <w:t xml:space="preserve">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77777777"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is </w:t>
      </w:r>
      <w:r w:rsidR="00A93F75" w:rsidRPr="00A93F75">
        <w:rPr>
          <w:kern w:val="0"/>
          <w:sz w:val="28"/>
          <w:szCs w:val="28"/>
        </w:rPr>
        <w:t xml:space="preserve">designed </w:t>
      </w:r>
      <w:r w:rsidRPr="003428A5">
        <w:rPr>
          <w:color w:val="000000"/>
          <w:kern w:val="0"/>
          <w:sz w:val="28"/>
          <w:szCs w:val="28"/>
        </w:rPr>
        <w:t xml:space="preserve">with the idea of front and back end. The system is mainly composed of small program client, server and storage server. The front end uses </w:t>
      </w:r>
      <w:proofErr w:type="spellStart"/>
      <w:r w:rsidR="00A93F75" w:rsidRPr="00A93F75">
        <w:rPr>
          <w:kern w:val="0"/>
          <w:sz w:val="28"/>
          <w:szCs w:val="28"/>
        </w:rPr>
        <w:t>W</w:t>
      </w:r>
      <w:r w:rsidRPr="00A93F75">
        <w:rPr>
          <w:kern w:val="0"/>
          <w:sz w:val="28"/>
          <w:szCs w:val="28"/>
        </w:rPr>
        <w:t>echat</w:t>
      </w:r>
      <w:proofErr w:type="spellEnd"/>
      <w:r w:rsidRPr="00A93F75">
        <w:rPr>
          <w:kern w:val="0"/>
          <w:sz w:val="28"/>
          <w:szCs w:val="28"/>
        </w:rPr>
        <w:t xml:space="preserve"> </w:t>
      </w:r>
      <w:r w:rsidRPr="003428A5">
        <w:rPr>
          <w:color w:val="000000"/>
          <w:kern w:val="0"/>
          <w:sz w:val="28"/>
          <w:szCs w:val="28"/>
        </w:rPr>
        <w:t xml:space="preserve">developer tools, </w:t>
      </w:r>
      <w:proofErr w:type="spellStart"/>
      <w:r w:rsidR="00A93F75" w:rsidRPr="00A93F75">
        <w:rPr>
          <w:kern w:val="0"/>
          <w:sz w:val="28"/>
          <w:szCs w:val="28"/>
        </w:rPr>
        <w:t>Wechat</w:t>
      </w:r>
      <w:proofErr w:type="spellEnd"/>
      <w:r w:rsidR="00A93F75" w:rsidRPr="00A93F75">
        <w:rPr>
          <w:kern w:val="0"/>
          <w:sz w:val="28"/>
          <w:szCs w:val="28"/>
        </w:rPr>
        <w:t xml:space="preserve">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oot framework, the persi</w:t>
      </w:r>
      <w:r w:rsidR="00A93F75">
        <w:rPr>
          <w:color w:val="000000"/>
          <w:kern w:val="0"/>
          <w:sz w:val="28"/>
          <w:szCs w:val="28"/>
        </w:rPr>
        <w:t>stence layer framework uses</w:t>
      </w:r>
      <w:r w:rsidR="00417864" w:rsidRPr="00417864">
        <w:t xml:space="preserve"> </w:t>
      </w:r>
      <w:proofErr w:type="spellStart"/>
      <w:r w:rsidR="00417864" w:rsidRPr="00417864">
        <w:rPr>
          <w:color w:val="000000"/>
          <w:kern w:val="0"/>
          <w:sz w:val="28"/>
          <w:szCs w:val="28"/>
        </w:rPr>
        <w:t>MyBatis</w:t>
      </w:r>
      <w:proofErr w:type="spellEnd"/>
      <w:r w:rsidRPr="003428A5">
        <w:rPr>
          <w:color w:val="000000"/>
          <w:kern w:val="0"/>
          <w:sz w:val="28"/>
          <w:szCs w:val="28"/>
        </w:rPr>
        <w:t xml:space="preserve">,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proofErr w:type="spellStart"/>
      <w:r w:rsidR="00417864">
        <w:rPr>
          <w:rFonts w:hint="eastAsia"/>
          <w:color w:val="000000"/>
          <w:kern w:val="0"/>
          <w:sz w:val="28"/>
          <w:szCs w:val="28"/>
        </w:rPr>
        <w:t>W</w:t>
      </w:r>
      <w:r w:rsidRPr="003428A5">
        <w:rPr>
          <w:color w:val="000000"/>
          <w:kern w:val="0"/>
          <w:sz w:val="28"/>
          <w:szCs w:val="28"/>
        </w:rPr>
        <w:t>echat</w:t>
      </w:r>
      <w:proofErr w:type="spellEnd"/>
      <w:r w:rsidRPr="003428A5">
        <w:rPr>
          <w:color w:val="000000"/>
          <w:kern w:val="0"/>
          <w:sz w:val="28"/>
          <w:szCs w:val="28"/>
        </w:rPr>
        <w:t xml:space="preserve">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77777777"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commentRangeStart w:id="22"/>
      <w:r w:rsidRPr="00723FAD">
        <w:rPr>
          <w:bCs/>
          <w:sz w:val="28"/>
          <w:szCs w:val="28"/>
        </w:rPr>
        <w:t xml:space="preserve"> </w:t>
      </w:r>
      <w:proofErr w:type="spellStart"/>
      <w:r w:rsidR="003428A5" w:rsidRPr="003428A5">
        <w:rPr>
          <w:color w:val="000000"/>
          <w:kern w:val="0"/>
          <w:sz w:val="28"/>
          <w:szCs w:val="28"/>
        </w:rPr>
        <w:t>Wechat</w:t>
      </w:r>
      <w:proofErr w:type="spellEnd"/>
      <w:r w:rsidR="003428A5" w:rsidRPr="003428A5">
        <w:rPr>
          <w:color w:val="000000"/>
          <w:kern w:val="0"/>
          <w:sz w:val="28"/>
          <w:szCs w:val="28"/>
        </w:rPr>
        <w:t xml:space="preserve"> Mini Program</w:t>
      </w:r>
      <w:r w:rsidR="003428A5">
        <w:rPr>
          <w:rFonts w:hint="eastAsia"/>
          <w:color w:val="000000"/>
          <w:kern w:val="0"/>
          <w:sz w:val="28"/>
          <w:szCs w:val="28"/>
        </w:rPr>
        <w:t>；</w:t>
      </w:r>
      <w:r w:rsidR="003428A5">
        <w:rPr>
          <w:rFonts w:hint="eastAsia"/>
          <w:color w:val="000000"/>
          <w:kern w:val="0"/>
          <w:sz w:val="28"/>
          <w:szCs w:val="28"/>
        </w:rPr>
        <w:t>C</w:t>
      </w:r>
      <w:r w:rsidR="003428A5">
        <w:rPr>
          <w:color w:val="000000"/>
          <w:kern w:val="0"/>
          <w:sz w:val="28"/>
          <w:szCs w:val="28"/>
        </w:rPr>
        <w:t>loud Album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commentRangeEnd w:id="22"/>
      <w:r w:rsidR="008558CD">
        <w:rPr>
          <w:rStyle w:val="af0"/>
        </w:rPr>
        <w:commentReference w:id="22"/>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6"/>
          <w:footerReference w:type="default" r:id="rId17"/>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23" w:name="OLE_LINK48"/>
      <w:bookmarkStart w:id="24" w:name="OLE_LINK49"/>
      <w:r w:rsidR="00110E18" w:rsidRPr="00275631">
        <w:rPr>
          <w:bCs/>
          <w:sz w:val="24"/>
        </w:rPr>
        <w:t>…</w:t>
      </w:r>
      <w:r w:rsidRPr="00275631">
        <w:rPr>
          <w:bCs/>
          <w:sz w:val="24"/>
        </w:rPr>
        <w:t>…</w:t>
      </w:r>
      <w:bookmarkEnd w:id="23"/>
      <w:bookmarkEnd w:id="24"/>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proofErr w:type="gramStart"/>
      <w:r w:rsidRPr="00275631">
        <w:rPr>
          <w:bCs/>
          <w:sz w:val="24"/>
        </w:rPr>
        <w:t>…</w:t>
      </w:r>
      <w:proofErr w:type="gramEnd"/>
      <w:r w:rsidRPr="00275631">
        <w:rPr>
          <w:bCs/>
          <w:sz w:val="24"/>
        </w:rPr>
        <w:t>……</w:t>
      </w:r>
      <w:r w:rsidRPr="002D138B">
        <w:rPr>
          <w:rFonts w:ascii="宋体" w:hAnsi="宋体" w:hint="eastAsia"/>
          <w:bCs/>
          <w:sz w:val="24"/>
        </w:rPr>
        <w:t xml:space="preserve"> Ⅵ</w:t>
      </w:r>
    </w:p>
    <w:p w14:paraId="3E64F525" w14:textId="39BEE75D" w:rsidR="00640339" w:rsidRPr="00640339" w:rsidRDefault="00E02ABB" w:rsidP="00640339">
      <w:pPr>
        <w:pStyle w:val="TOC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421D7484" w14:textId="6C0AA167"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7F0BD141" w14:textId="62530A02"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03679AA3" w14:textId="3776BFDC"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38A4019C" w14:textId="1FAAD88F"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06DE7F76" w14:textId="5352813C"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20CC97C7" w14:textId="00E9D998"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63E772D3" w14:textId="272D20C3"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412CF812" w14:textId="26179F04"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7535A832" w14:textId="0AD8976E"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26828851" w14:textId="311BE6A5"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8B45288" w14:textId="5E542CFD"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38CF13B5" w14:textId="25855010"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B33DA98" w14:textId="01C7700C"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0F56033D" w14:textId="67BC7A2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1C7051D" w14:textId="6A39910E"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B1C0E16" w14:textId="28420448"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E555933" w14:textId="2A95D497"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B4BF96E" w14:textId="768D5724"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1CACCD33" w14:textId="70E982C7"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C48E802" w14:textId="592EE5E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03F95D56" w14:textId="284B62BE"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107E6019" w14:textId="5BC6DA9F"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5B3946DE" w14:textId="08435357"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3F609DCC" w14:textId="7BA8E5DC"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78926B34" w14:textId="488C2B71"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427B0C3" w14:textId="1C2907E2"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1B500E2" w14:textId="495C651F"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37EFA1FD" w14:textId="0D2371EA"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7F26301D" w14:textId="11F496C0"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12</w:t>
        </w:r>
        <w:r w:rsidR="00640339" w:rsidRPr="00640339">
          <w:rPr>
            <w:rFonts w:ascii="宋体" w:hAnsi="宋体"/>
            <w:noProof/>
            <w:webHidden/>
            <w:sz w:val="24"/>
          </w:rPr>
          <w:fldChar w:fldCharType="end"/>
        </w:r>
      </w:hyperlink>
    </w:p>
    <w:p w14:paraId="7710B421" w14:textId="53AD37F1"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56DB4FE5" w14:textId="70CE0AFF"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3694F269" w14:textId="2FC50B8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0B248768" w14:textId="2A39CD5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36B4B6B" w14:textId="08BFF943"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63908E9" w14:textId="668862E7"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15</w:t>
        </w:r>
        <w:r w:rsidR="00640339" w:rsidRPr="00640339">
          <w:rPr>
            <w:rFonts w:ascii="宋体" w:hAnsi="宋体"/>
            <w:noProof/>
            <w:webHidden/>
            <w:sz w:val="24"/>
          </w:rPr>
          <w:fldChar w:fldCharType="end"/>
        </w:r>
      </w:hyperlink>
    </w:p>
    <w:p w14:paraId="25179F99" w14:textId="23FA59DA"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165278F7" w14:textId="24744E16"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74F76109" w14:textId="1311DAD5"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51529725" w14:textId="7C382075"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687D5076" w14:textId="3C2383D5"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18</w:t>
        </w:r>
        <w:r w:rsidR="00640339" w:rsidRPr="00640339">
          <w:rPr>
            <w:rFonts w:ascii="宋体" w:hAnsi="宋体"/>
            <w:noProof/>
            <w:webHidden/>
            <w:sz w:val="24"/>
          </w:rPr>
          <w:fldChar w:fldCharType="end"/>
        </w:r>
      </w:hyperlink>
    </w:p>
    <w:p w14:paraId="2A84BFE5" w14:textId="431827A6"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41C285CA" w14:textId="4EE680F1"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5E9368CD" w14:textId="19C69E6B"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5828792E" w14:textId="69E82CF2"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23BDCB74" w14:textId="528B36A5"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4332F0A4" w14:textId="6901D2F7"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144692B5" w14:textId="2DB19BB2"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7276D609" w14:textId="1BDA4F0E"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3FDFE85" w14:textId="3E342A21"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21A19D8" w14:textId="2A5FC14D"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4E5E5207" w14:textId="3C3A336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25</w:t>
        </w:r>
        <w:r w:rsidR="00640339" w:rsidRPr="00640339">
          <w:rPr>
            <w:rFonts w:ascii="宋体" w:hAnsi="宋体"/>
            <w:noProof/>
            <w:webHidden/>
            <w:sz w:val="24"/>
          </w:rPr>
          <w:fldChar w:fldCharType="end"/>
        </w:r>
      </w:hyperlink>
    </w:p>
    <w:p w14:paraId="137DB93A" w14:textId="007155E4"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26</w:t>
        </w:r>
        <w:r w:rsidR="00640339" w:rsidRPr="00640339">
          <w:rPr>
            <w:rFonts w:ascii="宋体" w:hAnsi="宋体"/>
            <w:noProof/>
            <w:webHidden/>
            <w:sz w:val="24"/>
          </w:rPr>
          <w:fldChar w:fldCharType="end"/>
        </w:r>
      </w:hyperlink>
    </w:p>
    <w:p w14:paraId="5937A203" w14:textId="0259B535"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27</w:t>
        </w:r>
        <w:r w:rsidR="00640339" w:rsidRPr="00640339">
          <w:rPr>
            <w:rFonts w:ascii="宋体" w:hAnsi="宋体"/>
            <w:noProof/>
            <w:webHidden/>
            <w:sz w:val="24"/>
          </w:rPr>
          <w:fldChar w:fldCharType="end"/>
        </w:r>
      </w:hyperlink>
    </w:p>
    <w:p w14:paraId="464F32EB" w14:textId="06982B36"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28</w:t>
        </w:r>
        <w:r w:rsidR="00640339" w:rsidRPr="00640339">
          <w:rPr>
            <w:rFonts w:ascii="宋体" w:hAnsi="宋体"/>
            <w:noProof/>
            <w:webHidden/>
            <w:sz w:val="24"/>
          </w:rPr>
          <w:fldChar w:fldCharType="end"/>
        </w:r>
      </w:hyperlink>
    </w:p>
    <w:p w14:paraId="67613570" w14:textId="3E6FBA7A"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30</w:t>
        </w:r>
        <w:r w:rsidR="00640339" w:rsidRPr="00640339">
          <w:rPr>
            <w:rFonts w:ascii="宋体" w:hAnsi="宋体"/>
            <w:noProof/>
            <w:webHidden/>
            <w:sz w:val="24"/>
          </w:rPr>
          <w:fldChar w:fldCharType="end"/>
        </w:r>
      </w:hyperlink>
    </w:p>
    <w:p w14:paraId="174C0240" w14:textId="47F084DB"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31</w:t>
        </w:r>
        <w:r w:rsidR="00640339" w:rsidRPr="00640339">
          <w:rPr>
            <w:rFonts w:ascii="宋体" w:hAnsi="宋体"/>
            <w:noProof/>
            <w:webHidden/>
            <w:sz w:val="24"/>
          </w:rPr>
          <w:fldChar w:fldCharType="end"/>
        </w:r>
      </w:hyperlink>
    </w:p>
    <w:p w14:paraId="59FF0EB1" w14:textId="56AA8EE3"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33</w:t>
        </w:r>
        <w:r w:rsidR="00640339" w:rsidRPr="00640339">
          <w:rPr>
            <w:rFonts w:ascii="宋体" w:hAnsi="宋体"/>
            <w:noProof/>
            <w:webHidden/>
            <w:sz w:val="24"/>
          </w:rPr>
          <w:fldChar w:fldCharType="end"/>
        </w:r>
      </w:hyperlink>
    </w:p>
    <w:p w14:paraId="28E3740B" w14:textId="63631F30"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38E7985F" w14:textId="30E537FB"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27CD4E34" w14:textId="16AD3843"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A3DE4A1" w14:textId="0F666F4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378AFC3" w14:textId="2E2EAEA7"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47FB72F4" w14:textId="694F6879"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1475CD70" w14:textId="4AFF9AAA"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06571084" w14:textId="2A830B04"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55214EBA" w14:textId="3892A7B3"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79D606F0" w14:textId="00D2D8E7"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22D52F6F" w14:textId="6DEC3838"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67896DBE" w14:textId="631670EA"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39</w:t>
        </w:r>
        <w:r w:rsidR="00640339" w:rsidRPr="00640339">
          <w:rPr>
            <w:rFonts w:ascii="宋体" w:hAnsi="宋体"/>
            <w:noProof/>
            <w:webHidden/>
            <w:sz w:val="24"/>
          </w:rPr>
          <w:fldChar w:fldCharType="end"/>
        </w:r>
      </w:hyperlink>
    </w:p>
    <w:p w14:paraId="1E44099D" w14:textId="57BF587C"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40</w:t>
        </w:r>
        <w:r w:rsidR="00640339" w:rsidRPr="00640339">
          <w:rPr>
            <w:rFonts w:ascii="宋体" w:hAnsi="宋体"/>
            <w:noProof/>
            <w:webHidden/>
            <w:sz w:val="24"/>
          </w:rPr>
          <w:fldChar w:fldCharType="end"/>
        </w:r>
      </w:hyperlink>
    </w:p>
    <w:p w14:paraId="33317B9E" w14:textId="1276822A"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0C601CFD" w14:textId="40D925AB"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5E44DF6A" w14:textId="207096EA"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133BC69E" w14:textId="4B4C23F0"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43</w:t>
        </w:r>
        <w:r w:rsidR="00640339" w:rsidRPr="00640339">
          <w:rPr>
            <w:rFonts w:ascii="宋体" w:hAnsi="宋体"/>
            <w:noProof/>
            <w:webHidden/>
            <w:sz w:val="24"/>
          </w:rPr>
          <w:fldChar w:fldCharType="end"/>
        </w:r>
      </w:hyperlink>
    </w:p>
    <w:p w14:paraId="773F5E75" w14:textId="0BAFD228" w:rsidR="00640339" w:rsidRPr="00640339" w:rsidRDefault="008558CD" w:rsidP="00640339">
      <w:pPr>
        <w:pStyle w:val="TOC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5179E25" w14:textId="4D0D4762"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061AE429" w14:textId="41BFC7B0"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0AFAFE4" w14:textId="1DCFC876"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50</w:t>
        </w:r>
        <w:r w:rsidR="00640339" w:rsidRPr="00640339">
          <w:rPr>
            <w:rFonts w:ascii="宋体" w:hAnsi="宋体"/>
            <w:noProof/>
            <w:webHidden/>
            <w:sz w:val="24"/>
          </w:rPr>
          <w:fldChar w:fldCharType="end"/>
        </w:r>
      </w:hyperlink>
    </w:p>
    <w:p w14:paraId="7EFBA41A" w14:textId="0FC0D288" w:rsidR="00640339" w:rsidRPr="00640339" w:rsidRDefault="008558CD" w:rsidP="00640339">
      <w:pPr>
        <w:pStyle w:val="TOC2"/>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16D37754" w14:textId="129EE3FB"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49958AFC" w14:textId="0F8DECE2"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0901CB9A" w14:textId="44388109" w:rsidR="00640339" w:rsidRPr="00640339" w:rsidRDefault="008558CD" w:rsidP="00640339">
      <w:pPr>
        <w:pStyle w:val="TOC3"/>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24EC958F" w14:textId="77777777" w:rsidR="00E02ABB" w:rsidRPr="00E02ABB" w:rsidRDefault="00E02ABB" w:rsidP="00640339">
      <w:pPr>
        <w:spacing w:line="360" w:lineRule="auto"/>
        <w:rPr>
          <w:sz w:val="24"/>
        </w:rPr>
      </w:pPr>
      <w:r w:rsidRPr="00640339">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bookmarkStart w:id="25" w:name="_Toc229198476"/>
    </w:p>
    <w:p w14:paraId="5CEB6195" w14:textId="77777777" w:rsidR="00F954EB" w:rsidRPr="00380DEF" w:rsidRDefault="0085284C" w:rsidP="00380DEF">
      <w:pPr>
        <w:pStyle w:val="1"/>
      </w:pPr>
      <w:bookmarkStart w:id="26" w:name="_Toc32173286"/>
      <w:bookmarkStart w:id="27" w:name="_Toc32174951"/>
      <w:bookmarkStart w:id="28" w:name="_Toc32176172"/>
      <w:bookmarkStart w:id="29" w:name="_Toc66120166"/>
      <w:commentRangeStart w:id="30"/>
      <w:r w:rsidRPr="00380DEF">
        <w:rPr>
          <w:rFonts w:hint="eastAsia"/>
        </w:rPr>
        <w:lastRenderedPageBreak/>
        <w:t>第</w:t>
      </w:r>
      <w:r w:rsidR="00F954EB" w:rsidRPr="00380DEF">
        <w:rPr>
          <w:rFonts w:hint="eastAsia"/>
        </w:rPr>
        <w:t>1</w:t>
      </w:r>
      <w:r w:rsidRPr="00380DEF">
        <w:rPr>
          <w:rFonts w:hint="eastAsia"/>
        </w:rPr>
        <w:t xml:space="preserve">章  </w:t>
      </w:r>
      <w:bookmarkEnd w:id="25"/>
      <w:r w:rsidR="00872AF4" w:rsidRPr="00380DEF">
        <w:rPr>
          <w:rFonts w:hint="eastAsia"/>
        </w:rPr>
        <w:t>绪论</w:t>
      </w:r>
      <w:bookmarkEnd w:id="26"/>
      <w:bookmarkEnd w:id="27"/>
      <w:bookmarkEnd w:id="28"/>
      <w:bookmarkEnd w:id="29"/>
      <w:commentRangeEnd w:id="30"/>
      <w:r w:rsidR="008558CD">
        <w:rPr>
          <w:rStyle w:val="af0"/>
          <w:rFonts w:ascii="Times New Roman" w:eastAsia="宋体"/>
          <w:bCs w:val="0"/>
          <w:noProof w:val="0"/>
          <w:kern w:val="2"/>
        </w:rPr>
        <w:commentReference w:id="30"/>
      </w:r>
    </w:p>
    <w:p w14:paraId="4D0B84AB" w14:textId="77777777" w:rsidR="00F954EB" w:rsidRPr="00154D73" w:rsidRDefault="00F954EB" w:rsidP="00F954EB"/>
    <w:p w14:paraId="4DED7168" w14:textId="77777777" w:rsidR="00AA0530" w:rsidRPr="00380DEF" w:rsidRDefault="00AA0530" w:rsidP="00380DEF">
      <w:pPr>
        <w:pStyle w:val="2"/>
      </w:pPr>
      <w:bookmarkStart w:id="31" w:name="_Toc32173287"/>
      <w:bookmarkStart w:id="32" w:name="_Toc32174952"/>
      <w:bookmarkStart w:id="33" w:name="_Toc32176173"/>
      <w:bookmarkStart w:id="34" w:name="_Toc66120167"/>
      <w:r w:rsidRPr="00380DEF">
        <w:rPr>
          <w:rFonts w:hint="eastAsia"/>
        </w:rPr>
        <w:t xml:space="preserve">1.1 </w:t>
      </w:r>
      <w:r w:rsidRPr="00380DEF">
        <w:rPr>
          <w:rFonts w:hint="eastAsia"/>
        </w:rPr>
        <w:t>研究的背景</w:t>
      </w:r>
      <w:bookmarkEnd w:id="31"/>
      <w:bookmarkEnd w:id="32"/>
      <w:bookmarkEnd w:id="33"/>
      <w:bookmarkEnd w:id="34"/>
    </w:p>
    <w:p w14:paraId="29248217" w14:textId="77777777"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w:t>
      </w:r>
      <w:proofErr w:type="gramStart"/>
      <w:r w:rsidRPr="00D71ED6">
        <w:rPr>
          <w:rFonts w:hint="eastAsia"/>
          <w:sz w:val="24"/>
        </w:rPr>
        <w:t>不</w:t>
      </w:r>
      <w:proofErr w:type="gramEnd"/>
      <w:r w:rsidRPr="00D71ED6">
        <w:rPr>
          <w:rFonts w:hint="eastAsia"/>
          <w:sz w:val="24"/>
        </w:rPr>
        <w:t>二之选。手机摄影技术的飞速发展，也使得以往门槛高且昂贵的摄影变得越来越大众化，不再需要专业的单反，</w:t>
      </w:r>
      <w:r w:rsidR="007F232C">
        <w:rPr>
          <w:rFonts w:hint="eastAsia"/>
          <w:sz w:val="24"/>
        </w:rPr>
        <w:t>人们用口袋里的手机就可以完成拍摄，成像效果足以媲美一些专业相机。</w:t>
      </w:r>
      <w:r w:rsidR="007F232C" w:rsidRPr="00D71ED6">
        <w:rPr>
          <w:sz w:val="24"/>
        </w:rPr>
        <w:t xml:space="preserve"> </w:t>
      </w:r>
    </w:p>
    <w:p w14:paraId="789F87FD" w14:textId="77777777"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w:t>
      </w:r>
      <w:r w:rsidR="007F232C">
        <w:rPr>
          <w:rFonts w:hint="eastAsia"/>
          <w:sz w:val="24"/>
        </w:rPr>
        <w:t>同时，人们热衷于使用</w:t>
      </w:r>
      <w:proofErr w:type="gramStart"/>
      <w:r w:rsidR="007F232C">
        <w:rPr>
          <w:rFonts w:hint="eastAsia"/>
          <w:sz w:val="24"/>
        </w:rPr>
        <w:t>微信朋友</w:t>
      </w:r>
      <w:proofErr w:type="gramEnd"/>
      <w:r w:rsidR="007F232C">
        <w:rPr>
          <w:rFonts w:hint="eastAsia"/>
          <w:sz w:val="24"/>
        </w:rPr>
        <w:t>圈来分享照片</w:t>
      </w:r>
      <w:r w:rsidR="00747913" w:rsidRPr="00747913">
        <w:rPr>
          <w:rFonts w:hint="eastAsia"/>
          <w:sz w:val="24"/>
          <w:vertAlign w:val="superscript"/>
        </w:rPr>
        <w:t>[</w:t>
      </w:r>
      <w:r w:rsidR="00747913" w:rsidRPr="00747913">
        <w:rPr>
          <w:sz w:val="24"/>
          <w:vertAlign w:val="superscript"/>
        </w:rPr>
        <w:t>1]</w:t>
      </w:r>
      <w:r w:rsidR="007F232C">
        <w:rPr>
          <w:rFonts w:hint="eastAsia"/>
          <w:sz w:val="24"/>
        </w:rPr>
        <w:t>，</w:t>
      </w:r>
      <w:r w:rsidRPr="00D71ED6">
        <w:rPr>
          <w:rFonts w:hint="eastAsia"/>
          <w:sz w:val="24"/>
        </w:rPr>
        <w:t>因此手机里往往需要这么一款</w:t>
      </w:r>
      <w:r>
        <w:rPr>
          <w:rFonts w:hint="eastAsia"/>
          <w:sz w:val="24"/>
        </w:rPr>
        <w:t>云相册类</w:t>
      </w:r>
      <w:r w:rsidR="007F232C">
        <w:rPr>
          <w:rFonts w:hint="eastAsia"/>
          <w:sz w:val="24"/>
        </w:rPr>
        <w:t>应用来满足用户存储并分享照片的应用。</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35" w:name="_Toc32173288"/>
      <w:bookmarkStart w:id="36" w:name="_Toc32174953"/>
      <w:bookmarkStart w:id="37" w:name="_Toc32176174"/>
      <w:bookmarkStart w:id="38" w:name="_Toc66120168"/>
      <w:r w:rsidRPr="00485661">
        <w:rPr>
          <w:rFonts w:hint="eastAsia"/>
        </w:rPr>
        <w:t xml:space="preserve">1.2 </w:t>
      </w:r>
      <w:r w:rsidRPr="00485661">
        <w:rPr>
          <w:rFonts w:hint="eastAsia"/>
        </w:rPr>
        <w:t>研究的目的和意义</w:t>
      </w:r>
      <w:bookmarkEnd w:id="35"/>
      <w:bookmarkEnd w:id="36"/>
      <w:bookmarkEnd w:id="37"/>
      <w:bookmarkEnd w:id="38"/>
    </w:p>
    <w:p w14:paraId="14852F30" w14:textId="77777777" w:rsidR="00AA0530" w:rsidRDefault="00AA0530" w:rsidP="00380DEF">
      <w:pPr>
        <w:pStyle w:val="3"/>
      </w:pPr>
      <w:bookmarkStart w:id="39" w:name="_Toc32173289"/>
      <w:bookmarkStart w:id="40" w:name="_Toc32174954"/>
      <w:bookmarkStart w:id="41" w:name="_Toc32176175"/>
      <w:bookmarkStart w:id="42" w:name="_Toc66120169"/>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39"/>
      <w:bookmarkEnd w:id="40"/>
      <w:bookmarkEnd w:id="41"/>
      <w:bookmarkEnd w:id="42"/>
    </w:p>
    <w:p w14:paraId="54700028" w14:textId="77777777"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w:t>
      </w:r>
      <w:proofErr w:type="gramStart"/>
      <w:r w:rsidRPr="00D71ED6">
        <w:rPr>
          <w:rFonts w:hint="eastAsia"/>
          <w:sz w:val="24"/>
        </w:rPr>
        <w:t>到微信在</w:t>
      </w:r>
      <w:proofErr w:type="gramEnd"/>
      <w:r w:rsidRPr="00D71ED6">
        <w:rPr>
          <w:rFonts w:hint="eastAsia"/>
          <w:sz w:val="24"/>
        </w:rPr>
        <w:t>中国的广泛使用，基本上人人都有微信，因此，如果</w:t>
      </w:r>
      <w:proofErr w:type="gramStart"/>
      <w:r w:rsidRPr="00D71ED6">
        <w:rPr>
          <w:rFonts w:hint="eastAsia"/>
          <w:sz w:val="24"/>
        </w:rPr>
        <w:t>采用微信</w:t>
      </w:r>
      <w:proofErr w:type="gramEnd"/>
      <w:r w:rsidRPr="00D71ED6">
        <w:rPr>
          <w:rFonts w:hint="eastAsia"/>
          <w:sz w:val="24"/>
        </w:rPr>
        <w:t>小程序的方式，用户无需下载专用</w:t>
      </w:r>
      <w:r w:rsidRPr="00D71ED6">
        <w:rPr>
          <w:rFonts w:hint="eastAsia"/>
          <w:sz w:val="24"/>
        </w:rPr>
        <w:t>APP</w:t>
      </w:r>
      <w:r w:rsidRPr="00D71ED6">
        <w:rPr>
          <w:rFonts w:hint="eastAsia"/>
          <w:sz w:val="24"/>
        </w:rPr>
        <w:t>，更加节省手机内存空间，</w:t>
      </w:r>
      <w:proofErr w:type="gramStart"/>
      <w:r w:rsidRPr="00D71ED6">
        <w:rPr>
          <w:rFonts w:hint="eastAsia"/>
          <w:sz w:val="24"/>
        </w:rPr>
        <w:t>得益于微信提</w:t>
      </w:r>
      <w:proofErr w:type="gramEnd"/>
      <w:r w:rsidRPr="00D71ED6">
        <w:rPr>
          <w:rFonts w:hint="eastAsia"/>
          <w:sz w:val="24"/>
        </w:rPr>
        <w:t>供的接口，用户也可以得到很好的使用体验。</w:t>
      </w:r>
    </w:p>
    <w:p w14:paraId="67C2CF74" w14:textId="77777777"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w:t>
      </w:r>
      <w:proofErr w:type="gramStart"/>
      <w:r w:rsidRPr="00D71ED6">
        <w:rPr>
          <w:rFonts w:hint="eastAsia"/>
          <w:sz w:val="24"/>
        </w:rPr>
        <w:t>基于微信小</w:t>
      </w:r>
      <w:proofErr w:type="gramEnd"/>
      <w:r w:rsidRPr="00D71ED6">
        <w:rPr>
          <w:rFonts w:hint="eastAsia"/>
          <w:sz w:val="24"/>
        </w:rPr>
        <w:t>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14:paraId="379D7593" w14:textId="77777777"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43" w:name="_Toc32173290"/>
      <w:bookmarkStart w:id="44" w:name="_Toc32174955"/>
      <w:bookmarkStart w:id="45" w:name="_Toc32176176"/>
      <w:bookmarkStart w:id="46" w:name="_Toc66120170"/>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1.2.2</w:t>
        </w:r>
      </w:smartTag>
      <w:r w:rsidRPr="00485661">
        <w:rPr>
          <w:rFonts w:hint="eastAsia"/>
        </w:rPr>
        <w:t xml:space="preserve"> </w:t>
      </w:r>
      <w:r w:rsidRPr="00485661">
        <w:rPr>
          <w:rFonts w:hint="eastAsia"/>
        </w:rPr>
        <w:t>研究意义</w:t>
      </w:r>
      <w:bookmarkEnd w:id="43"/>
      <w:bookmarkEnd w:id="44"/>
      <w:bookmarkEnd w:id="45"/>
      <w:bookmarkEnd w:id="46"/>
    </w:p>
    <w:p w14:paraId="57D96553" w14:textId="62B38ADB"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w:t>
      </w:r>
      <w:proofErr w:type="gramStart"/>
      <w:r w:rsidRPr="00D71ED6">
        <w:rPr>
          <w:rFonts w:hint="eastAsia"/>
          <w:sz w:val="24"/>
        </w:rPr>
        <w:t>微信平台</w:t>
      </w:r>
      <w:proofErr w:type="gramEnd"/>
      <w:r w:rsidRPr="00D71ED6">
        <w:rPr>
          <w:rFonts w:hint="eastAsia"/>
          <w:sz w:val="24"/>
        </w:rPr>
        <w:t>，可以便捷的分享该应用。相册保存到云端，避免因手机故障等</w:t>
      </w:r>
      <w:r w:rsidR="002971F0">
        <w:rPr>
          <w:rFonts w:hint="eastAsia"/>
          <w:sz w:val="24"/>
        </w:rPr>
        <w:t>原因</w:t>
      </w:r>
      <w:r w:rsidRPr="00D71ED6">
        <w:rPr>
          <w:rFonts w:hint="eastAsia"/>
          <w:sz w:val="24"/>
        </w:rPr>
        <w:t>造成数据遗失。</w:t>
      </w:r>
    </w:p>
    <w:p w14:paraId="4A111058" w14:textId="24747EEF" w:rsidR="00F954EB" w:rsidRDefault="002971F0" w:rsidP="008558CD">
      <w:pPr>
        <w:spacing w:line="360" w:lineRule="auto"/>
        <w:ind w:firstLine="420"/>
        <w:rPr>
          <w:sz w:val="24"/>
        </w:rPr>
        <w:pPrChange w:id="47" w:author="任磊" w:date="2021-03-16T21:01:00Z">
          <w:pPr>
            <w:spacing w:line="360" w:lineRule="auto"/>
          </w:pPr>
        </w:pPrChange>
      </w:pPr>
      <w:r>
        <w:rPr>
          <w:rFonts w:hint="eastAsia"/>
          <w:sz w:val="24"/>
        </w:rPr>
        <w:t>使用图像识别技术，对用户上传的</w:t>
      </w:r>
      <w:r w:rsidR="00D71ED6" w:rsidRPr="00D71ED6">
        <w:rPr>
          <w:rFonts w:hint="eastAsia"/>
          <w:sz w:val="24"/>
        </w:rPr>
        <w:t>照片进行分类，用户可根据关键词进行搜索，更快速的在海量图片中找到自己需要的图片。将后台服务器及数据库部署到阿里云上，降低后期维护成本，同时，用户照片</w:t>
      </w:r>
      <w:r w:rsidR="00D71ED6">
        <w:rPr>
          <w:rFonts w:hint="eastAsia"/>
          <w:sz w:val="24"/>
        </w:rPr>
        <w:t>使用</w:t>
      </w:r>
      <w:proofErr w:type="gramStart"/>
      <w:r w:rsidR="00D71ED6">
        <w:rPr>
          <w:rFonts w:hint="eastAsia"/>
          <w:sz w:val="24"/>
        </w:rPr>
        <w:t>微信云开发体提供</w:t>
      </w:r>
      <w:proofErr w:type="gramEnd"/>
      <w:r w:rsidR="00D71ED6">
        <w:rPr>
          <w:rFonts w:hint="eastAsia"/>
          <w:sz w:val="24"/>
        </w:rPr>
        <w:t>的存储功能进行管理，保证用户加载图片的速度，也可通过</w:t>
      </w:r>
      <w:proofErr w:type="gramStart"/>
      <w:r w:rsidR="00D71ED6">
        <w:rPr>
          <w:rFonts w:hint="eastAsia"/>
          <w:sz w:val="24"/>
        </w:rPr>
        <w:t>云服</w:t>
      </w:r>
      <w:proofErr w:type="gramEnd"/>
      <w:r w:rsidR="00D71ED6">
        <w:rPr>
          <w:rFonts w:hint="eastAsia"/>
          <w:sz w:val="24"/>
        </w:rPr>
        <w:t>务控制台进行可视化管理。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8" w:name="_Toc66120171"/>
      <w:commentRangeStart w:id="49"/>
      <w:r>
        <w:rPr>
          <w:rFonts w:hint="eastAsia"/>
        </w:rPr>
        <w:t>1.3</w:t>
      </w:r>
      <w:r>
        <w:rPr>
          <w:rFonts w:hint="eastAsia"/>
        </w:rPr>
        <w:t>国内外技术现状分析</w:t>
      </w:r>
      <w:bookmarkEnd w:id="48"/>
      <w:commentRangeEnd w:id="49"/>
      <w:r w:rsidR="008558CD">
        <w:rPr>
          <w:rStyle w:val="af0"/>
          <w:bCs w:val="0"/>
        </w:rPr>
        <w:commentReference w:id="49"/>
      </w:r>
    </w:p>
    <w:p w14:paraId="7FE7DC59" w14:textId="77777777" w:rsid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w:t>
      </w:r>
      <w:proofErr w:type="gramStart"/>
      <w:r w:rsidRPr="00D71ED6">
        <w:rPr>
          <w:rFonts w:hint="eastAsia"/>
          <w:sz w:val="24"/>
        </w:rPr>
        <w:t>轻应用</w:t>
      </w:r>
      <w:proofErr w:type="gramEnd"/>
      <w:r w:rsidRPr="00D71ED6">
        <w:rPr>
          <w:rFonts w:hint="eastAsia"/>
          <w:sz w:val="24"/>
        </w:rPr>
        <w:t>的分发平台。</w:t>
      </w:r>
      <w:proofErr w:type="gramStart"/>
      <w:r w:rsidRPr="00D71ED6">
        <w:rPr>
          <w:rFonts w:hint="eastAsia"/>
          <w:sz w:val="24"/>
        </w:rPr>
        <w:t>据腾讯最新财报</w:t>
      </w:r>
      <w:proofErr w:type="gramEnd"/>
      <w:r w:rsidRPr="00D71ED6">
        <w:rPr>
          <w:rFonts w:hint="eastAsia"/>
          <w:sz w:val="24"/>
        </w:rPr>
        <w:t>显示，</w:t>
      </w:r>
      <w:proofErr w:type="gramStart"/>
      <w:r w:rsidRPr="00D71ED6">
        <w:rPr>
          <w:rFonts w:hint="eastAsia"/>
          <w:sz w:val="24"/>
        </w:rPr>
        <w:t>微信月活</w:t>
      </w:r>
      <w:proofErr w:type="gramEnd"/>
      <w:r w:rsidRPr="00D71ED6">
        <w:rPr>
          <w:rFonts w:hint="eastAsia"/>
          <w:sz w:val="24"/>
        </w:rPr>
        <w:t>跃用户突破</w:t>
      </w:r>
      <w:r w:rsidRPr="00D71ED6">
        <w:rPr>
          <w:rFonts w:hint="eastAsia"/>
          <w:sz w:val="24"/>
        </w:rPr>
        <w:t xml:space="preserve"> 12 </w:t>
      </w:r>
      <w:r w:rsidRPr="00D71ED6">
        <w:rPr>
          <w:rFonts w:hint="eastAsia"/>
          <w:sz w:val="24"/>
        </w:rPr>
        <w:t>亿，</w:t>
      </w:r>
      <w:proofErr w:type="gramStart"/>
      <w:r w:rsidRPr="00D71ED6">
        <w:rPr>
          <w:rFonts w:hint="eastAsia"/>
          <w:sz w:val="24"/>
        </w:rPr>
        <w:t>微信</w:t>
      </w:r>
      <w:proofErr w:type="gramEnd"/>
      <w:r w:rsidRPr="00D71ED6">
        <w:rPr>
          <w:rFonts w:hint="eastAsia"/>
          <w:sz w:val="24"/>
        </w:rPr>
        <w:t>小程序更加受到众多开发者和用户的喜爱。小程序以小见大，能满足用户简单的需求，而且小程序将会与</w:t>
      </w:r>
      <w:r w:rsidRPr="00D71ED6">
        <w:rPr>
          <w:rFonts w:hint="eastAsia"/>
          <w:sz w:val="24"/>
        </w:rPr>
        <w:t>APP</w:t>
      </w:r>
      <w:r w:rsidR="00F160D7">
        <w:rPr>
          <w:rFonts w:hint="eastAsia"/>
          <w:sz w:val="24"/>
        </w:rPr>
        <w:t>本体互相作用，互利共生，一起进步</w:t>
      </w:r>
      <w:r w:rsidR="00F160D7" w:rsidRPr="00F160D7">
        <w:rPr>
          <w:sz w:val="24"/>
          <w:vertAlign w:val="superscript"/>
        </w:rPr>
        <w:t>[2]-[4]</w:t>
      </w:r>
      <w:r w:rsidR="00F160D7">
        <w:rPr>
          <w:rFonts w:hint="eastAsia"/>
          <w:sz w:val="24"/>
        </w:rPr>
        <w:t>。</w:t>
      </w:r>
    </w:p>
    <w:p w14:paraId="7CFD2E3A" w14:textId="77777777" w:rsidR="00585D82" w:rsidRPr="00D71ED6" w:rsidRDefault="00585D82" w:rsidP="00D71ED6">
      <w:pPr>
        <w:spacing w:line="360" w:lineRule="auto"/>
        <w:rPr>
          <w:sz w:val="24"/>
        </w:rPr>
      </w:pPr>
      <w:r>
        <w:rPr>
          <w:sz w:val="24"/>
        </w:rPr>
        <w:tab/>
      </w:r>
      <w:r>
        <w:rPr>
          <w:rFonts w:hint="eastAsia"/>
          <w:sz w:val="24"/>
        </w:rPr>
        <w:t>市面上有许多相册类应用</w:t>
      </w:r>
      <w:r w:rsidRPr="009857D3">
        <w:rPr>
          <w:rFonts w:hint="eastAsia"/>
          <w:sz w:val="24"/>
          <w:vertAlign w:val="superscript"/>
        </w:rPr>
        <w:t>[</w:t>
      </w:r>
      <w:r w:rsidR="00E23708">
        <w:rPr>
          <w:rFonts w:hint="eastAsia"/>
          <w:sz w:val="24"/>
          <w:vertAlign w:val="superscript"/>
        </w:rPr>
        <w:t>5</w:t>
      </w:r>
      <w:r w:rsidRPr="009857D3">
        <w:rPr>
          <w:sz w:val="24"/>
          <w:vertAlign w:val="superscript"/>
        </w:rPr>
        <w:t>]</w:t>
      </w:r>
      <w:r w:rsidR="009857D3" w:rsidRPr="009857D3">
        <w:rPr>
          <w:sz w:val="24"/>
          <w:vertAlign w:val="superscript"/>
        </w:rPr>
        <w:t>-[</w:t>
      </w:r>
      <w:r w:rsidR="00E23708">
        <w:rPr>
          <w:rFonts w:hint="eastAsia"/>
          <w:sz w:val="24"/>
          <w:vertAlign w:val="superscript"/>
        </w:rPr>
        <w:t>8</w:t>
      </w:r>
      <w:r w:rsidR="009857D3" w:rsidRPr="009857D3">
        <w:rPr>
          <w:sz w:val="24"/>
          <w:vertAlign w:val="superscript"/>
        </w:rPr>
        <w:t>]</w:t>
      </w:r>
      <w:r>
        <w:rPr>
          <w:rFonts w:hint="eastAsia"/>
          <w:sz w:val="24"/>
        </w:rPr>
        <w:t>，不过大多为</w:t>
      </w:r>
      <w:r>
        <w:rPr>
          <w:rFonts w:hint="eastAsia"/>
          <w:sz w:val="24"/>
        </w:rPr>
        <w:t>App</w:t>
      </w:r>
      <w:r>
        <w:rPr>
          <w:rFonts w:hint="eastAsia"/>
          <w:sz w:val="24"/>
        </w:rPr>
        <w:t>形式，需要用户下载软件才可以使用，难免有些不方便</w:t>
      </w:r>
      <w:r w:rsidR="009857D3">
        <w:rPr>
          <w:rFonts w:hint="eastAsia"/>
          <w:sz w:val="24"/>
        </w:rPr>
        <w:t>，云相册实现的原理大同小异</w:t>
      </w:r>
      <w:r w:rsidR="00E23708">
        <w:rPr>
          <w:rFonts w:hint="eastAsia"/>
          <w:sz w:val="24"/>
        </w:rPr>
        <w:t>，</w:t>
      </w:r>
      <w:proofErr w:type="gramStart"/>
      <w:r w:rsidR="00E23708">
        <w:rPr>
          <w:rFonts w:hint="eastAsia"/>
          <w:sz w:val="24"/>
        </w:rPr>
        <w:t>微信小</w:t>
      </w:r>
      <w:proofErr w:type="gramEnd"/>
      <w:r w:rsidR="00E23708">
        <w:rPr>
          <w:rFonts w:hint="eastAsia"/>
          <w:sz w:val="24"/>
        </w:rPr>
        <w:t>程序提供的</w:t>
      </w:r>
      <w:proofErr w:type="gramStart"/>
      <w:r w:rsidR="00E23708">
        <w:rPr>
          <w:rFonts w:hint="eastAsia"/>
          <w:sz w:val="24"/>
        </w:rPr>
        <w:t>云开</w:t>
      </w:r>
      <w:proofErr w:type="gramEnd"/>
      <w:r w:rsidR="00E23708">
        <w:rPr>
          <w:rFonts w:hint="eastAsia"/>
          <w:sz w:val="24"/>
        </w:rPr>
        <w:t>发功能比较方便</w:t>
      </w:r>
      <w:r w:rsidR="009857D3" w:rsidRPr="009857D3">
        <w:rPr>
          <w:rFonts w:hint="eastAsia"/>
          <w:sz w:val="24"/>
          <w:vertAlign w:val="superscript"/>
        </w:rPr>
        <w:t>[</w:t>
      </w:r>
      <w:r w:rsidR="00E23708">
        <w:rPr>
          <w:sz w:val="24"/>
          <w:vertAlign w:val="superscript"/>
        </w:rPr>
        <w:t>9</w:t>
      </w:r>
      <w:r w:rsidR="009857D3" w:rsidRPr="009857D3">
        <w:rPr>
          <w:sz w:val="24"/>
          <w:vertAlign w:val="superscript"/>
        </w:rPr>
        <w:t>]</w:t>
      </w:r>
      <w:r w:rsidR="009857D3">
        <w:rPr>
          <w:rFonts w:hint="eastAsia"/>
          <w:sz w:val="24"/>
        </w:rPr>
        <w:t>，因此如果将云相册</w:t>
      </w:r>
      <w:proofErr w:type="gramStart"/>
      <w:r w:rsidR="009857D3">
        <w:rPr>
          <w:rFonts w:hint="eastAsia"/>
          <w:sz w:val="24"/>
        </w:rPr>
        <w:t>和微信</w:t>
      </w:r>
      <w:proofErr w:type="gramEnd"/>
      <w:r w:rsidR="009857D3">
        <w:rPr>
          <w:rFonts w:hint="eastAsia"/>
          <w:sz w:val="24"/>
        </w:rPr>
        <w:t>小程序相结合，能带来更好的效果。</w:t>
      </w:r>
    </w:p>
    <w:p w14:paraId="17E3567E" w14:textId="77777777"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w:t>
      </w:r>
      <w:proofErr w:type="gramStart"/>
      <w:r w:rsidRPr="00D71ED6">
        <w:rPr>
          <w:rFonts w:hint="eastAsia"/>
          <w:sz w:val="24"/>
        </w:rPr>
        <w:t>云服务</w:t>
      </w:r>
      <w:proofErr w:type="gramEnd"/>
      <w:r w:rsidRPr="00D71ED6">
        <w:rPr>
          <w:rFonts w:hint="eastAsia"/>
          <w:sz w:val="24"/>
        </w:rPr>
        <w:t>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w:t>
      </w:r>
      <w:proofErr w:type="gramStart"/>
      <w:r w:rsidRPr="00D71ED6">
        <w:rPr>
          <w:rFonts w:hint="eastAsia"/>
          <w:sz w:val="24"/>
        </w:rPr>
        <w:t>公有</w:t>
      </w:r>
      <w:proofErr w:type="gramEnd"/>
      <w:r w:rsidRPr="00D71ED6">
        <w:rPr>
          <w:rFonts w:hint="eastAsia"/>
          <w:sz w:val="24"/>
        </w:rPr>
        <w:t>云的主要市场分额，国内各大头部互联网企业也纷纷发力，布局云服务，阿里云，</w:t>
      </w:r>
      <w:proofErr w:type="gramStart"/>
      <w:r w:rsidRPr="00D71ED6">
        <w:rPr>
          <w:rFonts w:hint="eastAsia"/>
          <w:sz w:val="24"/>
        </w:rPr>
        <w:t>腾讯</w:t>
      </w:r>
      <w:proofErr w:type="gramEnd"/>
      <w:r w:rsidRPr="00D71ED6">
        <w:rPr>
          <w:rFonts w:hint="eastAsia"/>
          <w:sz w:val="24"/>
        </w:rPr>
        <w:t>云等得到了广泛使用。</w:t>
      </w:r>
    </w:p>
    <w:p w14:paraId="0779D726" w14:textId="77777777"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w:t>
      </w:r>
      <w:r w:rsidRPr="00D71ED6">
        <w:rPr>
          <w:rFonts w:hint="eastAsia"/>
          <w:sz w:val="24"/>
        </w:rPr>
        <w:lastRenderedPageBreak/>
        <w:t>厂家也是将</w:t>
      </w:r>
      <w:proofErr w:type="gramStart"/>
      <w:r w:rsidRPr="00D71ED6">
        <w:rPr>
          <w:rFonts w:hint="eastAsia"/>
          <w:sz w:val="24"/>
        </w:rPr>
        <w:t>云服务</w:t>
      </w:r>
      <w:proofErr w:type="gramEnd"/>
      <w:r w:rsidRPr="00D71ED6">
        <w:rPr>
          <w:rFonts w:hint="eastAsia"/>
          <w:sz w:val="24"/>
        </w:rPr>
        <w:t>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r w:rsidR="009857D3">
        <w:rPr>
          <w:rFonts w:hint="eastAsia"/>
          <w:sz w:val="24"/>
        </w:rPr>
        <w:t>,</w:t>
      </w:r>
      <w:r w:rsidR="009857D3">
        <w:rPr>
          <w:rFonts w:hint="eastAsia"/>
          <w:sz w:val="24"/>
        </w:rPr>
        <w:t>可以通过调用提供的接口，将图像识别能力与系统相结合。</w:t>
      </w:r>
    </w:p>
    <w:p w14:paraId="683F8932" w14:textId="77777777"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proofErr w:type="spellStart"/>
      <w:r w:rsidRPr="006C43B0">
        <w:rPr>
          <w:rStyle w:val="af8"/>
          <w:rFonts w:hint="eastAsia"/>
        </w:rPr>
        <w:t>JavaEE</w:t>
      </w:r>
      <w:proofErr w:type="spellEnd"/>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w:t>
      </w:r>
      <w:proofErr w:type="gramStart"/>
      <w:r w:rsidRPr="00D71ED6">
        <w:rPr>
          <w:rFonts w:hint="eastAsia"/>
          <w:sz w:val="24"/>
        </w:rPr>
        <w:t>分析极</w:t>
      </w:r>
      <w:proofErr w:type="gramEnd"/>
      <w:r w:rsidRPr="00D71ED6">
        <w:rPr>
          <w:rFonts w:hint="eastAsia"/>
          <w:sz w:val="24"/>
        </w:rPr>
        <w:t>大的便利了程序开发，提高了开发效率。</w:t>
      </w:r>
    </w:p>
    <w:p w14:paraId="687F2C70" w14:textId="77777777" w:rsidR="009857D3" w:rsidRDefault="00D71ED6" w:rsidP="00D638F3">
      <w:pPr>
        <w:spacing w:line="360" w:lineRule="auto"/>
        <w:rPr>
          <w:sz w:val="24"/>
        </w:rPr>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w:t>
      </w:r>
      <w:proofErr w:type="gramStart"/>
      <w:r w:rsidR="007354B0">
        <w:rPr>
          <w:rFonts w:hint="eastAsia"/>
          <w:sz w:val="24"/>
        </w:rPr>
        <w:t>来作</w:t>
      </w:r>
      <w:proofErr w:type="gramEnd"/>
      <w:r w:rsidR="007354B0">
        <w:rPr>
          <w:rFonts w:hint="eastAsia"/>
          <w:sz w:val="24"/>
        </w:rPr>
        <w:t>为服务器的系统。</w:t>
      </w:r>
    </w:p>
    <w:p w14:paraId="71D8A664" w14:textId="77777777" w:rsidR="009857D3" w:rsidRDefault="00EC3CC9" w:rsidP="009857D3">
      <w:pPr>
        <w:pStyle w:val="af7"/>
      </w:pPr>
      <w:r>
        <w:tab/>
      </w:r>
      <w:r w:rsidRPr="00EC3CC9">
        <w:rPr>
          <w:rFonts w:hint="eastAsia"/>
        </w:rPr>
        <w:t>Spring</w:t>
      </w:r>
      <w:r w:rsidRPr="00EC3CC9">
        <w:rPr>
          <w:rFonts w:hint="eastAsia"/>
        </w:rPr>
        <w:t>框架是一个开放源代码的</w:t>
      </w:r>
      <w:r w:rsidRPr="00EC3CC9">
        <w:rPr>
          <w:rFonts w:hint="eastAsia"/>
        </w:rPr>
        <w:t>J2EE</w:t>
      </w:r>
      <w:r w:rsidRPr="00EC3CC9">
        <w:rPr>
          <w:rFonts w:hint="eastAsia"/>
        </w:rPr>
        <w:t>应用程序框架，</w:t>
      </w:r>
      <w:r w:rsidRPr="00EC3CC9">
        <w:rPr>
          <w:rFonts w:hint="eastAsia"/>
        </w:rPr>
        <w:t>Spring</w:t>
      </w:r>
      <w:r w:rsidRPr="00EC3CC9">
        <w:rPr>
          <w:rFonts w:hint="eastAsia"/>
        </w:rPr>
        <w:t>解决了开发者在</w:t>
      </w:r>
      <w:r w:rsidRPr="00EC3CC9">
        <w:rPr>
          <w:rFonts w:hint="eastAsia"/>
        </w:rPr>
        <w:t>J2EE</w:t>
      </w:r>
      <w:r w:rsidRPr="00EC3CC9">
        <w:rPr>
          <w:rFonts w:hint="eastAsia"/>
        </w:rPr>
        <w:t>开发中遇到的许多常见的问题，提供了功能强大</w:t>
      </w:r>
      <w:r w:rsidRPr="00EC3CC9">
        <w:rPr>
          <w:rFonts w:hint="eastAsia"/>
        </w:rPr>
        <w:t>IOC</w:t>
      </w:r>
      <w:r w:rsidRPr="00EC3CC9">
        <w:rPr>
          <w:rFonts w:hint="eastAsia"/>
        </w:rPr>
        <w:t>、</w:t>
      </w:r>
      <w:r w:rsidRPr="00EC3CC9">
        <w:rPr>
          <w:rFonts w:hint="eastAsia"/>
        </w:rPr>
        <w:t>AOP</w:t>
      </w:r>
      <w:r w:rsidRPr="00EC3CC9">
        <w:rPr>
          <w:rFonts w:hint="eastAsia"/>
        </w:rPr>
        <w:t>及</w:t>
      </w:r>
      <w:r w:rsidRPr="00EC3CC9">
        <w:rPr>
          <w:rFonts w:hint="eastAsia"/>
        </w:rPr>
        <w:t>Web MVC</w:t>
      </w:r>
      <w:r w:rsidRPr="00EC3CC9">
        <w:rPr>
          <w:rFonts w:hint="eastAsia"/>
        </w:rPr>
        <w:t>等功能</w:t>
      </w:r>
      <w:r>
        <w:rPr>
          <w:rFonts w:hint="eastAsia"/>
        </w:rPr>
        <w:t>。</w:t>
      </w:r>
      <w:r w:rsidR="009857D3">
        <w:rPr>
          <w:rFonts w:hint="eastAsia"/>
        </w:rPr>
        <w:t xml:space="preserve">MVC </w:t>
      </w:r>
      <w:r w:rsidR="009857D3">
        <w:rPr>
          <w:rFonts w:hint="eastAsia"/>
        </w:rPr>
        <w:t>模式代表</w:t>
      </w:r>
      <w:r w:rsidR="009857D3">
        <w:rPr>
          <w:rFonts w:hint="eastAsia"/>
        </w:rPr>
        <w:t xml:space="preserve"> Model-View-Controller</w:t>
      </w:r>
      <w:r w:rsidR="009857D3">
        <w:rPr>
          <w:rFonts w:hint="eastAsia"/>
        </w:rPr>
        <w:t>（模型</w:t>
      </w:r>
      <w:r w:rsidR="009857D3">
        <w:rPr>
          <w:rFonts w:hint="eastAsia"/>
        </w:rPr>
        <w:t>-</w:t>
      </w:r>
      <w:r w:rsidR="009857D3">
        <w:rPr>
          <w:rFonts w:hint="eastAsia"/>
        </w:rPr>
        <w:t>视图</w:t>
      </w:r>
      <w:r w:rsidR="009857D3">
        <w:rPr>
          <w:rFonts w:hint="eastAsia"/>
        </w:rPr>
        <w:t>-</w:t>
      </w:r>
      <w:r w:rsidR="009857D3">
        <w:rPr>
          <w:rFonts w:hint="eastAsia"/>
        </w:rPr>
        <w:t>控制器）</w:t>
      </w:r>
      <w:r w:rsidR="009857D3">
        <w:rPr>
          <w:rFonts w:hint="eastAsia"/>
        </w:rPr>
        <w:t xml:space="preserve"> </w:t>
      </w:r>
      <w:r w:rsidR="009857D3">
        <w:rPr>
          <w:rFonts w:hint="eastAsia"/>
        </w:rPr>
        <w:t>模式。这种模式用于应用程序的分层开发。</w:t>
      </w:r>
      <w:r>
        <w:rPr>
          <w:rFonts w:hint="eastAsia"/>
        </w:rPr>
        <w:t>小程序的具体开发也是基于</w:t>
      </w:r>
      <w:r>
        <w:t>MVC</w:t>
      </w:r>
      <w:r>
        <w:rPr>
          <w:rFonts w:hint="eastAsia"/>
        </w:rPr>
        <w:t>模式。</w:t>
      </w:r>
      <w:r>
        <w:rPr>
          <w:rFonts w:hint="eastAsia"/>
        </w:rPr>
        <w:t>Spring</w:t>
      </w:r>
      <w:r>
        <w:t xml:space="preserve"> Boot</w:t>
      </w:r>
      <w:r w:rsidRPr="00EC3CC9">
        <w:rPr>
          <w:rFonts w:hint="eastAsia"/>
        </w:rPr>
        <w:t>基于</w:t>
      </w:r>
      <w:r w:rsidRPr="00EC3CC9">
        <w:rPr>
          <w:rFonts w:hint="eastAsia"/>
        </w:rPr>
        <w:t>Spring</w:t>
      </w:r>
      <w:r>
        <w:rPr>
          <w:rFonts w:hint="eastAsia"/>
        </w:rPr>
        <w:t>设计，</w:t>
      </w:r>
      <w:r w:rsidRPr="00EC3CC9">
        <w:rPr>
          <w:rFonts w:hint="eastAsia"/>
        </w:rPr>
        <w:t>继承了</w:t>
      </w:r>
      <w:r w:rsidRPr="00EC3CC9">
        <w:rPr>
          <w:rFonts w:hint="eastAsia"/>
        </w:rPr>
        <w:t>Spring</w:t>
      </w:r>
      <w:r>
        <w:rPr>
          <w:rFonts w:hint="eastAsia"/>
        </w:rPr>
        <w:t>框架原有的优秀特性，</w:t>
      </w:r>
      <w:r w:rsidRPr="00EC3CC9">
        <w:rPr>
          <w:rFonts w:hint="eastAsia"/>
        </w:rPr>
        <w:t>简化了</w:t>
      </w:r>
      <w:r w:rsidRPr="00EC3CC9">
        <w:rPr>
          <w:rFonts w:hint="eastAsia"/>
        </w:rPr>
        <w:t>Spring</w:t>
      </w:r>
      <w:r>
        <w:rPr>
          <w:rFonts w:hint="eastAsia"/>
        </w:rPr>
        <w:t>应用的整个搭建和开发过程。</w:t>
      </w:r>
      <w:r w:rsidRPr="00EC3CC9">
        <w:rPr>
          <w:rFonts w:hint="eastAsia"/>
        </w:rPr>
        <w:t>Spring Boot</w:t>
      </w:r>
      <w:r w:rsidRPr="00EC3CC9">
        <w:rPr>
          <w:rFonts w:hint="eastAsia"/>
        </w:rPr>
        <w:t>通过集</w:t>
      </w:r>
      <w:r>
        <w:rPr>
          <w:rFonts w:hint="eastAsia"/>
        </w:rPr>
        <w:t>成大量的框架解决依赖包的版本冲突和引用的不稳定性等问题</w:t>
      </w:r>
      <w:r w:rsidRPr="00EC3CC9">
        <w:rPr>
          <w:rFonts w:hint="eastAsia"/>
          <w:vertAlign w:val="superscript"/>
        </w:rPr>
        <w:t>[</w:t>
      </w:r>
      <w:r w:rsidRPr="00EC3CC9">
        <w:rPr>
          <w:vertAlign w:val="superscript"/>
        </w:rPr>
        <w:t>1</w:t>
      </w:r>
      <w:r w:rsidR="00E23708">
        <w:rPr>
          <w:rFonts w:hint="eastAsia"/>
          <w:vertAlign w:val="superscript"/>
        </w:rPr>
        <w:t>0</w:t>
      </w:r>
      <w:r w:rsidRPr="00EC3CC9">
        <w:rPr>
          <w:vertAlign w:val="superscript"/>
        </w:rPr>
        <w:t>]-[1</w:t>
      </w:r>
      <w:r w:rsidR="00E23708">
        <w:rPr>
          <w:rFonts w:hint="eastAsia"/>
          <w:vertAlign w:val="superscript"/>
        </w:rPr>
        <w:t>3</w:t>
      </w:r>
      <w:r w:rsidRPr="00EC3CC9">
        <w:rPr>
          <w:vertAlign w:val="superscript"/>
        </w:rPr>
        <w:t>]</w:t>
      </w:r>
      <w:r w:rsidR="009857D3">
        <w:rPr>
          <w:rFonts w:hint="eastAsia"/>
        </w:rPr>
        <w:t>。</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50" w:name="_Toc66120172"/>
      <w:r>
        <w:rPr>
          <w:rFonts w:hint="eastAsia"/>
        </w:rPr>
        <w:lastRenderedPageBreak/>
        <w:t>1.4</w:t>
      </w:r>
      <w:r>
        <w:rPr>
          <w:rFonts w:hint="eastAsia"/>
        </w:rPr>
        <w:t>主要工作</w:t>
      </w:r>
      <w:bookmarkEnd w:id="50"/>
    </w:p>
    <w:p w14:paraId="22D69166" w14:textId="77777777" w:rsidR="00D638F3" w:rsidRDefault="00D638F3" w:rsidP="00D638F3">
      <w:pPr>
        <w:pStyle w:val="3"/>
      </w:pPr>
      <w:bookmarkStart w:id="51" w:name="_Toc66120173"/>
      <w:bookmarkStart w:id="52" w:name="_Toc229198477"/>
      <w:r>
        <w:rPr>
          <w:rFonts w:hint="eastAsia"/>
        </w:rPr>
        <w:t xml:space="preserve">1.4.1 </w:t>
      </w:r>
      <w:r>
        <w:rPr>
          <w:rFonts w:hint="eastAsia"/>
        </w:rPr>
        <w:t>前端</w:t>
      </w:r>
      <w:bookmarkEnd w:id="51"/>
    </w:p>
    <w:p w14:paraId="1C94CB8D" w14:textId="77777777" w:rsidR="00D638F3" w:rsidRPr="00D638F3" w:rsidRDefault="00D638F3" w:rsidP="00D638F3">
      <w:pPr>
        <w:pStyle w:val="ab"/>
        <w:ind w:firstLine="480"/>
        <w:rPr>
          <w:rFonts w:hint="eastAsia"/>
          <w:sz w:val="24"/>
        </w:rPr>
      </w:pPr>
      <w:r w:rsidRPr="00D638F3">
        <w:rPr>
          <w:rFonts w:hint="eastAsia"/>
          <w:sz w:val="24"/>
        </w:rPr>
        <w:t>使用</w:t>
      </w:r>
      <w:proofErr w:type="gramStart"/>
      <w:r w:rsidRPr="00D638F3">
        <w:rPr>
          <w:rFonts w:hint="eastAsia"/>
          <w:sz w:val="24"/>
        </w:rPr>
        <w:t>微信官方</w:t>
      </w:r>
      <w:proofErr w:type="gramEnd"/>
      <w:r w:rsidRPr="00D638F3">
        <w:rPr>
          <w:rFonts w:hint="eastAsia"/>
          <w:sz w:val="24"/>
        </w:rPr>
        <w:t>提供的</w:t>
      </w:r>
      <w:proofErr w:type="gramStart"/>
      <w:r w:rsidRPr="00D638F3">
        <w:rPr>
          <w:rFonts w:hint="eastAsia"/>
          <w:sz w:val="24"/>
        </w:rPr>
        <w:t>微信开发者工</w:t>
      </w:r>
      <w:proofErr w:type="gramEnd"/>
      <w:r w:rsidRPr="00D638F3">
        <w:rPr>
          <w:rFonts w:hint="eastAsia"/>
          <w:sz w:val="24"/>
        </w:rPr>
        <w:t>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proofErr w:type="gramStart"/>
      <w:r w:rsidR="00023620">
        <w:rPr>
          <w:rFonts w:hint="eastAsia"/>
          <w:sz w:val="24"/>
        </w:rPr>
        <w:t>微信云开发</w:t>
      </w:r>
      <w:proofErr w:type="gramEnd"/>
      <w:r w:rsidR="00023620">
        <w:rPr>
          <w:rFonts w:hint="eastAsia"/>
          <w:sz w:val="24"/>
        </w:rPr>
        <w:t>提供的</w:t>
      </w:r>
      <w:r w:rsidR="00231776">
        <w:rPr>
          <w:rFonts w:hint="eastAsia"/>
          <w:sz w:val="24"/>
        </w:rPr>
        <w:t>存储功能保存到</w:t>
      </w:r>
      <w:r w:rsidR="006C43B0">
        <w:rPr>
          <w:rFonts w:hint="eastAsia"/>
          <w:sz w:val="24"/>
        </w:rPr>
        <w:t>云端</w:t>
      </w:r>
      <w:r w:rsidR="00EC3CC9" w:rsidRPr="00EC3CC9">
        <w:rPr>
          <w:rFonts w:hint="eastAsia"/>
          <w:sz w:val="24"/>
          <w:vertAlign w:val="superscript"/>
        </w:rPr>
        <w:t>[</w:t>
      </w:r>
      <w:r w:rsidR="00E23708">
        <w:rPr>
          <w:rFonts w:hint="eastAsia"/>
          <w:sz w:val="24"/>
          <w:vertAlign w:val="superscript"/>
        </w:rPr>
        <w:t>1</w:t>
      </w:r>
      <w:r w:rsidR="00B65FC1">
        <w:rPr>
          <w:rFonts w:hint="eastAsia"/>
          <w:sz w:val="24"/>
          <w:vertAlign w:val="superscript"/>
        </w:rPr>
        <w:t>4</w:t>
      </w:r>
      <w:r w:rsidR="00EC3CC9" w:rsidRPr="00EC3CC9">
        <w:rPr>
          <w:sz w:val="24"/>
          <w:vertAlign w:val="superscript"/>
        </w:rPr>
        <w:t>]</w:t>
      </w:r>
      <w:r w:rsidR="006C43B0">
        <w:rPr>
          <w:rFonts w:hint="eastAsia"/>
          <w:sz w:val="24"/>
        </w:rPr>
        <w:t>。</w:t>
      </w:r>
    </w:p>
    <w:p w14:paraId="13519D5E" w14:textId="77777777" w:rsidR="00D638F3" w:rsidRDefault="00D638F3" w:rsidP="006C43B0">
      <w:pPr>
        <w:pStyle w:val="3"/>
      </w:pPr>
      <w:bookmarkStart w:id="53" w:name="_Toc66120174"/>
      <w:r>
        <w:rPr>
          <w:rFonts w:hint="eastAsia"/>
        </w:rPr>
        <w:t>1.4.2</w:t>
      </w:r>
      <w:r w:rsidR="00640339">
        <w:t xml:space="preserve"> </w:t>
      </w:r>
      <w:r>
        <w:rPr>
          <w:rFonts w:hint="eastAsia"/>
        </w:rPr>
        <w:t>后端</w:t>
      </w:r>
      <w:bookmarkEnd w:id="53"/>
    </w:p>
    <w:p w14:paraId="3D0EDB04" w14:textId="77777777"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proofErr w:type="spellStart"/>
      <w:r>
        <w:rPr>
          <w:rFonts w:hint="eastAsia"/>
        </w:rPr>
        <w:t>S</w:t>
      </w:r>
      <w:r>
        <w:t>ping</w:t>
      </w:r>
      <w:proofErr w:type="spellEnd"/>
      <w:r>
        <w:t xml:space="preserve"> </w:t>
      </w:r>
      <w:r>
        <w:rPr>
          <w:rFonts w:hint="eastAsia"/>
        </w:rPr>
        <w:t>B</w:t>
      </w:r>
      <w:r>
        <w:t>oot</w:t>
      </w:r>
      <w:r>
        <w:rPr>
          <w:rFonts w:hint="eastAsia"/>
        </w:rPr>
        <w:t>框架开发，用户及相册和图片信息使用</w:t>
      </w:r>
      <w:proofErr w:type="spellStart"/>
      <w:r>
        <w:rPr>
          <w:rFonts w:hint="eastAsia"/>
        </w:rPr>
        <w:t>Mysql</w:t>
      </w:r>
      <w:proofErr w:type="spellEnd"/>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进行保存，数据库使用</w:t>
      </w:r>
      <w:proofErr w:type="spellStart"/>
      <w:r>
        <w:rPr>
          <w:rFonts w:hint="eastAsia"/>
        </w:rPr>
        <w:t>M</w:t>
      </w:r>
      <w:r w:rsidRPr="006C43B0">
        <w:t>ybatis</w:t>
      </w:r>
      <w:proofErr w:type="spellEnd"/>
      <w:r>
        <w:rPr>
          <w:rFonts w:hint="eastAsia"/>
        </w:rPr>
        <w:t>持久化框架，图片文件保存</w:t>
      </w:r>
      <w:proofErr w:type="gramStart"/>
      <w:r>
        <w:rPr>
          <w:rFonts w:hint="eastAsia"/>
        </w:rPr>
        <w:t>使用微信云</w:t>
      </w:r>
      <w:proofErr w:type="gramEnd"/>
      <w:r>
        <w:rPr>
          <w:rFonts w:hint="eastAsia"/>
        </w:rPr>
        <w:t>存储。后台提供用户信息查询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14:paraId="7DF5074F" w14:textId="77777777" w:rsidR="00D638F3" w:rsidRDefault="00D638F3" w:rsidP="00D638F3">
      <w:pPr>
        <w:pStyle w:val="3"/>
      </w:pPr>
      <w:bookmarkStart w:id="54" w:name="_Toc66120175"/>
      <w:r>
        <w:rPr>
          <w:rFonts w:hint="eastAsia"/>
        </w:rPr>
        <w:t>1.4.3</w:t>
      </w:r>
      <w:r>
        <w:t xml:space="preserve"> </w:t>
      </w:r>
      <w:proofErr w:type="gramStart"/>
      <w:r w:rsidR="004E450A">
        <w:rPr>
          <w:rFonts w:hint="eastAsia"/>
        </w:rPr>
        <w:t>云服务</w:t>
      </w:r>
      <w:proofErr w:type="gramEnd"/>
      <w:r>
        <w:rPr>
          <w:rFonts w:hint="eastAsia"/>
        </w:rPr>
        <w:t>部署</w:t>
      </w:r>
      <w:bookmarkEnd w:id="54"/>
    </w:p>
    <w:p w14:paraId="3C266041" w14:textId="77777777" w:rsidR="004E450A" w:rsidRPr="001A1EC3" w:rsidRDefault="004E450A" w:rsidP="001A1EC3">
      <w:pPr>
        <w:pStyle w:val="af7"/>
      </w:pPr>
      <w:r>
        <w:tab/>
      </w:r>
      <w:r>
        <w:rPr>
          <w:rFonts w:hint="eastAsia"/>
        </w:rPr>
        <w:t>购买阿里云的轻</w:t>
      </w:r>
      <w:proofErr w:type="gramStart"/>
      <w:r>
        <w:rPr>
          <w:rFonts w:hint="eastAsia"/>
        </w:rPr>
        <w:t>量应用</w:t>
      </w:r>
      <w:proofErr w:type="gramEnd"/>
      <w:r>
        <w:rPr>
          <w:rFonts w:hint="eastAsia"/>
        </w:rPr>
        <w:t>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14:paraId="27476F83" w14:textId="77777777" w:rsidR="004E450A" w:rsidRDefault="004E450A" w:rsidP="009D68BB">
      <w:pPr>
        <w:spacing w:line="360" w:lineRule="auto"/>
        <w:rPr>
          <w:rFonts w:ascii="宋体" w:hAnsi="宋体"/>
          <w:sz w:val="24"/>
        </w:rPr>
      </w:pPr>
    </w:p>
    <w:p w14:paraId="7A8DBC85" w14:textId="77777777" w:rsidR="004E450A" w:rsidRDefault="004E450A" w:rsidP="009D68BB">
      <w:pPr>
        <w:spacing w:line="360" w:lineRule="auto"/>
        <w:rPr>
          <w:rFonts w:ascii="宋体" w:hAnsi="宋体"/>
          <w:sz w:val="24"/>
        </w:rPr>
      </w:pPr>
    </w:p>
    <w:p w14:paraId="2A86228B" w14:textId="77777777" w:rsidR="004E450A" w:rsidRDefault="004E450A" w:rsidP="009D68BB">
      <w:pPr>
        <w:spacing w:line="360" w:lineRule="auto"/>
        <w:rPr>
          <w:rFonts w:ascii="宋体" w:hAnsi="宋体"/>
          <w:sz w:val="24"/>
        </w:rPr>
      </w:pPr>
    </w:p>
    <w:p w14:paraId="76E7FB72" w14:textId="77777777" w:rsidR="004E450A" w:rsidRDefault="004E450A" w:rsidP="009D68BB">
      <w:pPr>
        <w:spacing w:line="360" w:lineRule="auto"/>
        <w:rPr>
          <w:rFonts w:ascii="宋体" w:hAnsi="宋体"/>
          <w:sz w:val="24"/>
        </w:rPr>
      </w:pPr>
    </w:p>
    <w:p w14:paraId="3CA63329" w14:textId="77777777" w:rsidR="004E450A" w:rsidRDefault="004E450A" w:rsidP="009D68BB">
      <w:pPr>
        <w:spacing w:line="360" w:lineRule="auto"/>
        <w:rPr>
          <w:rFonts w:ascii="宋体" w:hAnsi="宋体"/>
          <w:sz w:val="24"/>
        </w:rPr>
      </w:pPr>
    </w:p>
    <w:p w14:paraId="4F05715A" w14:textId="77777777" w:rsidR="004E450A" w:rsidRDefault="004E450A" w:rsidP="009D68BB">
      <w:pPr>
        <w:spacing w:line="360" w:lineRule="auto"/>
        <w:rPr>
          <w:rFonts w:ascii="宋体" w:hAnsi="宋体"/>
          <w:sz w:val="24"/>
        </w:rPr>
      </w:pPr>
    </w:p>
    <w:p w14:paraId="1EDA7226" w14:textId="77777777" w:rsidR="001A1EC3" w:rsidRDefault="001A1EC3" w:rsidP="009D68BB">
      <w:pPr>
        <w:spacing w:line="360" w:lineRule="auto"/>
        <w:rPr>
          <w:rFonts w:ascii="宋体" w:hAnsi="宋体"/>
          <w:sz w:val="24"/>
        </w:rPr>
      </w:pP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55" w:name="_Toc32173291"/>
      <w:bookmarkStart w:id="56" w:name="_Toc32174956"/>
      <w:bookmarkStart w:id="57" w:name="_Toc32176177"/>
      <w:bookmarkStart w:id="58" w:name="_Toc66120176"/>
      <w:r w:rsidRPr="00485661">
        <w:rPr>
          <w:rFonts w:hint="eastAsia"/>
        </w:rPr>
        <w:lastRenderedPageBreak/>
        <w:t xml:space="preserve">第2章  </w:t>
      </w:r>
      <w:bookmarkEnd w:id="52"/>
      <w:r w:rsidRPr="00485661">
        <w:rPr>
          <w:rFonts w:hint="eastAsia"/>
        </w:rPr>
        <w:t>相关概念与技术介绍</w:t>
      </w:r>
      <w:bookmarkEnd w:id="55"/>
      <w:bookmarkEnd w:id="56"/>
      <w:bookmarkEnd w:id="57"/>
      <w:bookmarkEnd w:id="58"/>
    </w:p>
    <w:p w14:paraId="07404CD2" w14:textId="77777777" w:rsidR="00803DCA" w:rsidRDefault="00803DCA" w:rsidP="00803DCA">
      <w:bookmarkStart w:id="59" w:name="_Toc229198478"/>
    </w:p>
    <w:p w14:paraId="48CFBD80" w14:textId="77777777" w:rsidR="00F954EB" w:rsidRPr="00485661" w:rsidRDefault="00F954EB" w:rsidP="00380DEF">
      <w:pPr>
        <w:pStyle w:val="2"/>
      </w:pPr>
      <w:bookmarkStart w:id="60" w:name="_Toc32173292"/>
      <w:bookmarkStart w:id="61" w:name="_Toc32174957"/>
      <w:bookmarkStart w:id="62" w:name="_Toc32176178"/>
      <w:bookmarkStart w:id="63" w:name="_Toc66120177"/>
      <w:r w:rsidRPr="00485661">
        <w:rPr>
          <w:rFonts w:hint="eastAsia"/>
        </w:rPr>
        <w:t xml:space="preserve">2.1 </w:t>
      </w:r>
      <w:bookmarkEnd w:id="59"/>
      <w:r w:rsidR="00AE42F0" w:rsidRPr="00485661">
        <w:rPr>
          <w:rFonts w:hint="eastAsia"/>
        </w:rPr>
        <w:t>相关概念</w:t>
      </w:r>
      <w:bookmarkEnd w:id="60"/>
      <w:bookmarkEnd w:id="61"/>
      <w:bookmarkEnd w:id="62"/>
      <w:bookmarkEnd w:id="63"/>
    </w:p>
    <w:p w14:paraId="64A5AD97" w14:textId="77777777" w:rsidR="00AE42F0" w:rsidRPr="00485661" w:rsidRDefault="00AE42F0" w:rsidP="00380DEF">
      <w:pPr>
        <w:pStyle w:val="3"/>
      </w:pPr>
      <w:bookmarkStart w:id="64" w:name="_Toc32173293"/>
      <w:bookmarkStart w:id="65" w:name="_Toc32174958"/>
      <w:bookmarkStart w:id="66" w:name="_Toc32176179"/>
      <w:bookmarkStart w:id="67" w:name="_Toc66120178"/>
      <w:r w:rsidRPr="00485661">
        <w:t xml:space="preserve">2.1.1 </w:t>
      </w:r>
      <w:bookmarkEnd w:id="64"/>
      <w:bookmarkEnd w:id="65"/>
      <w:bookmarkEnd w:id="66"/>
      <w:proofErr w:type="gramStart"/>
      <w:r w:rsidR="006E5DA8">
        <w:rPr>
          <w:rFonts w:hint="eastAsia"/>
        </w:rPr>
        <w:t>微信小</w:t>
      </w:r>
      <w:proofErr w:type="gramEnd"/>
      <w:r w:rsidR="006E5DA8">
        <w:rPr>
          <w:rFonts w:hint="eastAsia"/>
        </w:rPr>
        <w:t>程序</w:t>
      </w:r>
      <w:bookmarkEnd w:id="67"/>
    </w:p>
    <w:p w14:paraId="43016EBE" w14:textId="20AA270A" w:rsidR="00865BB8" w:rsidRDefault="00865BB8" w:rsidP="00865BB8">
      <w:pPr>
        <w:pStyle w:val="af7"/>
      </w:pPr>
      <w:r>
        <w:tab/>
      </w:r>
      <w:proofErr w:type="gramStart"/>
      <w:r w:rsidRPr="00865BB8">
        <w:rPr>
          <w:rFonts w:hint="eastAsia"/>
        </w:rPr>
        <w:t>微信小</w:t>
      </w:r>
      <w:proofErr w:type="gramEnd"/>
      <w:r w:rsidRPr="00865BB8">
        <w:rPr>
          <w:rFonts w:hint="eastAsia"/>
        </w:rPr>
        <w:t>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w:t>
      </w:r>
      <w:proofErr w:type="gramStart"/>
      <w:r w:rsidRPr="00865BB8">
        <w:rPr>
          <w:rFonts w:hint="eastAsia"/>
        </w:rPr>
        <w:t>微信小</w:t>
      </w:r>
      <w:proofErr w:type="gramEnd"/>
      <w:r w:rsidRPr="00865BB8">
        <w:rPr>
          <w:rFonts w:hint="eastAsia"/>
        </w:rPr>
        <w:t>程序开发门槛相对较低，难度不及</w:t>
      </w:r>
      <w:r w:rsidRPr="00865BB8">
        <w:rPr>
          <w:rFonts w:hint="eastAsia"/>
        </w:rPr>
        <w:t>APP</w:t>
      </w:r>
      <w:r w:rsidRPr="00865BB8">
        <w:rPr>
          <w:rFonts w:hint="eastAsia"/>
        </w:rPr>
        <w:t>，能够满足简单的基础应用，适合生活服务类线下商铺以及</w:t>
      </w:r>
      <w:proofErr w:type="gramStart"/>
      <w:r w:rsidRPr="00865BB8">
        <w:rPr>
          <w:rFonts w:hint="eastAsia"/>
        </w:rPr>
        <w:t>非刚</w:t>
      </w:r>
      <w:proofErr w:type="gramEnd"/>
      <w:r w:rsidRPr="00865BB8">
        <w:rPr>
          <w:rFonts w:hint="eastAsia"/>
        </w:rPr>
        <w:t>需低频应</w:t>
      </w:r>
      <w:r w:rsidR="00311124">
        <w:rPr>
          <w:rFonts w:hint="eastAsia"/>
        </w:rPr>
        <w:t>用的转换。</w:t>
      </w:r>
      <w:proofErr w:type="gramStart"/>
      <w:r w:rsidR="00311124">
        <w:rPr>
          <w:rFonts w:hint="eastAsia"/>
        </w:rPr>
        <w:t>微信小</w:t>
      </w:r>
      <w:proofErr w:type="gramEnd"/>
      <w:r w:rsidR="00311124">
        <w:rPr>
          <w:rFonts w:hint="eastAsia"/>
        </w:rPr>
        <w:t>程序能够实现消息通知、线下扫码、公众号关联等</w:t>
      </w:r>
      <w:r w:rsidRPr="00865BB8">
        <w:rPr>
          <w:rFonts w:hint="eastAsia"/>
        </w:rPr>
        <w:t>功能。其中，通过公众号关联，用户可以实现公众号</w:t>
      </w:r>
      <w:proofErr w:type="gramStart"/>
      <w:r w:rsidRPr="00865BB8">
        <w:rPr>
          <w:rFonts w:hint="eastAsia"/>
        </w:rPr>
        <w:t>与微信小</w:t>
      </w:r>
      <w:proofErr w:type="gramEnd"/>
      <w:r w:rsidRPr="00865BB8">
        <w:rPr>
          <w:rFonts w:hint="eastAsia"/>
        </w:rPr>
        <w:t>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r w:rsidR="00311124" w:rsidRPr="00311124">
        <w:rPr>
          <w:rFonts w:hint="eastAsia"/>
          <w:vertAlign w:val="superscript"/>
        </w:rPr>
        <w:t>[</w:t>
      </w:r>
      <w:r w:rsidR="00B65FC1">
        <w:rPr>
          <w:rFonts w:hint="eastAsia"/>
          <w:vertAlign w:val="superscript"/>
        </w:rPr>
        <w:t>17</w:t>
      </w:r>
      <w:r w:rsidR="00311124" w:rsidRPr="00311124">
        <w:rPr>
          <w:vertAlign w:val="superscript"/>
        </w:rPr>
        <w:t>]-[</w:t>
      </w:r>
      <w:r w:rsidR="00B65FC1">
        <w:rPr>
          <w:rFonts w:hint="eastAsia"/>
          <w:vertAlign w:val="superscript"/>
        </w:rPr>
        <w:t>2</w:t>
      </w:r>
      <w:r w:rsidR="002D3BC8">
        <w:rPr>
          <w:rFonts w:hint="eastAsia"/>
          <w:vertAlign w:val="superscript"/>
        </w:rPr>
        <w:t>1</w:t>
      </w:r>
      <w:r w:rsidR="00311124" w:rsidRPr="00311124">
        <w:rPr>
          <w:vertAlign w:val="superscript"/>
        </w:rPr>
        <w:t>]</w:t>
      </w:r>
      <w:r w:rsidRPr="00865BB8">
        <w:rPr>
          <w:rFonts w:hint="eastAsia"/>
        </w:rPr>
        <w:t>。</w:t>
      </w:r>
    </w:p>
    <w:p w14:paraId="290256A7" w14:textId="77777777" w:rsidR="006E5DA8" w:rsidRDefault="00865BB8" w:rsidP="00865BB8">
      <w:pPr>
        <w:pStyle w:val="3"/>
      </w:pPr>
      <w:bookmarkStart w:id="68" w:name="_Toc66120179"/>
      <w:r>
        <w:t>2.1.</w:t>
      </w:r>
      <w:r>
        <w:rPr>
          <w:rFonts w:hint="eastAsia"/>
        </w:rPr>
        <w:t>2</w:t>
      </w:r>
      <w:r w:rsidR="006E5DA8" w:rsidRPr="00485661">
        <w:t xml:space="preserve"> </w:t>
      </w:r>
      <w:r>
        <w:rPr>
          <w:rFonts w:hint="eastAsia"/>
        </w:rPr>
        <w:t>阿里云服务器</w:t>
      </w:r>
      <w:bookmarkEnd w:id="68"/>
    </w:p>
    <w:p w14:paraId="59C30029" w14:textId="77777777"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w:t>
      </w:r>
      <w:proofErr w:type="gramStart"/>
      <w:r>
        <w:rPr>
          <w:rFonts w:hint="eastAsia"/>
        </w:rPr>
        <w:t>云计算</w:t>
      </w:r>
      <w:proofErr w:type="gramEnd"/>
      <w:r>
        <w:rPr>
          <w:rFonts w:hint="eastAsia"/>
        </w:rPr>
        <w:t>服务。使用云服务器</w:t>
      </w:r>
      <w:r>
        <w:rPr>
          <w:rFonts w:hint="eastAsia"/>
        </w:rPr>
        <w:t>ECS</w:t>
      </w:r>
      <w:proofErr w:type="gramStart"/>
      <w:r>
        <w:rPr>
          <w:rFonts w:hint="eastAsia"/>
        </w:rPr>
        <w:t>就像使用水</w:t>
      </w:r>
      <w:proofErr w:type="gramEnd"/>
      <w:r>
        <w:rPr>
          <w:rFonts w:hint="eastAsia"/>
        </w:rPr>
        <w:t>、电、煤气等资源一样便捷、高效。无需提前采购硬件设备，而是根据业务需要，随时创建所需数量的云服务器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w:t>
      </w:r>
      <w:proofErr w:type="gramStart"/>
      <w:r>
        <w:rPr>
          <w:rFonts w:hint="eastAsia"/>
        </w:rPr>
        <w:t>台或者</w:t>
      </w:r>
      <w:proofErr w:type="gramEnd"/>
      <w:r>
        <w:rPr>
          <w:rFonts w:hint="eastAsia"/>
        </w:rPr>
        <w:t>阿里云</w:t>
      </w:r>
      <w:r>
        <w:rPr>
          <w:rFonts w:hint="eastAsia"/>
        </w:rPr>
        <w:t xml:space="preserve"> App </w:t>
      </w:r>
      <w:r>
        <w:rPr>
          <w:rFonts w:hint="eastAsia"/>
        </w:rPr>
        <w:t>配置</w:t>
      </w:r>
      <w:r>
        <w:rPr>
          <w:rFonts w:hint="eastAsia"/>
        </w:rPr>
        <w:t>ECS</w:t>
      </w:r>
      <w:r>
        <w:rPr>
          <w:rFonts w:hint="eastAsia"/>
        </w:rPr>
        <w:t>资源。</w:t>
      </w:r>
    </w:p>
    <w:p w14:paraId="28EA0747" w14:textId="77777777" w:rsidR="006E5DA8" w:rsidRPr="00485661" w:rsidRDefault="006E5DA8" w:rsidP="006E5DA8">
      <w:pPr>
        <w:pStyle w:val="3"/>
      </w:pPr>
      <w:bookmarkStart w:id="69" w:name="_Toc66120180"/>
      <w:r w:rsidRPr="00485661">
        <w:t>2</w:t>
      </w:r>
      <w:r w:rsidR="00865BB8">
        <w:t>.1.</w:t>
      </w:r>
      <w:r w:rsidR="00865BB8">
        <w:rPr>
          <w:rFonts w:hint="eastAsia"/>
        </w:rPr>
        <w:t>3</w:t>
      </w:r>
      <w:r w:rsidRPr="00485661">
        <w:t xml:space="preserve"> </w:t>
      </w:r>
      <w:r>
        <w:rPr>
          <w:rFonts w:hint="eastAsia"/>
        </w:rPr>
        <w:t>IDEA</w:t>
      </w:r>
      <w:bookmarkEnd w:id="69"/>
    </w:p>
    <w:p w14:paraId="3525F53A" w14:textId="77777777"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proofErr w:type="spellStart"/>
      <w:r w:rsidRPr="004B2CC8">
        <w:rPr>
          <w:rFonts w:hint="eastAsia"/>
          <w:sz w:val="24"/>
        </w:rPr>
        <w:t>Intellij</w:t>
      </w:r>
      <w:proofErr w:type="spellEnd"/>
      <w:r w:rsidRPr="004B2CC8">
        <w:rPr>
          <w:rFonts w:hint="eastAsia"/>
          <w:sz w:val="24"/>
        </w:rPr>
        <w:t xml:space="preserve">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proofErr w:type="spellStart"/>
      <w:r w:rsidRPr="004B2CC8">
        <w:rPr>
          <w:rFonts w:hint="eastAsia"/>
          <w:sz w:val="24"/>
        </w:rPr>
        <w:t>JQuery</w:t>
      </w:r>
      <w:proofErr w:type="spellEnd"/>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proofErr w:type="spellStart"/>
      <w:r w:rsidRPr="004B2CC8">
        <w:rPr>
          <w:rFonts w:hint="eastAsia"/>
          <w:sz w:val="24"/>
        </w:rPr>
        <w:t>Intellij</w:t>
      </w:r>
      <w:proofErr w:type="spellEnd"/>
      <w:r w:rsidRPr="004B2CC8">
        <w:rPr>
          <w:rFonts w:hint="eastAsia"/>
          <w:sz w:val="24"/>
        </w:rPr>
        <w:t xml:space="preserve">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proofErr w:type="spellStart"/>
      <w:r w:rsidRPr="004B2CC8">
        <w:rPr>
          <w:rFonts w:hint="eastAsia"/>
          <w:sz w:val="24"/>
        </w:rPr>
        <w:t>toString</w:t>
      </w:r>
      <w:proofErr w:type="spellEnd"/>
      <w:r w:rsidRPr="004B2CC8">
        <w:rPr>
          <w:rFonts w:hint="eastAsia"/>
          <w:sz w:val="24"/>
        </w:rPr>
        <w:t>()</w:t>
      </w:r>
      <w:r w:rsidRPr="004B2CC8">
        <w:rPr>
          <w:rFonts w:hint="eastAsia"/>
          <w:sz w:val="24"/>
        </w:rPr>
        <w:t>、</w:t>
      </w:r>
      <w:proofErr w:type="spellStart"/>
      <w:r w:rsidRPr="004B2CC8">
        <w:rPr>
          <w:rFonts w:hint="eastAsia"/>
          <w:sz w:val="24"/>
        </w:rPr>
        <w:t>hashCode</w:t>
      </w:r>
      <w:proofErr w:type="spellEnd"/>
      <w:r w:rsidRPr="004B2CC8">
        <w:rPr>
          <w:rFonts w:hint="eastAsia"/>
          <w:sz w:val="24"/>
        </w:rPr>
        <w:t>()</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14:paraId="0C3D8206" w14:textId="77777777" w:rsidR="004B2CC8" w:rsidRPr="004B2CC8" w:rsidRDefault="006307AC" w:rsidP="006307AC">
      <w:pPr>
        <w:spacing w:line="360" w:lineRule="auto"/>
        <w:rPr>
          <w:sz w:val="24"/>
        </w:rPr>
      </w:pPr>
      <w:r>
        <w:rPr>
          <w:sz w:val="24"/>
        </w:rPr>
        <w:tab/>
      </w:r>
      <w:r w:rsidR="00F47038">
        <w:rPr>
          <w:rFonts w:hint="eastAsia"/>
          <w:sz w:val="24"/>
        </w:rPr>
        <w:t>采用</w:t>
      </w:r>
      <w:proofErr w:type="spellStart"/>
      <w:r w:rsidR="00231776">
        <w:rPr>
          <w:sz w:val="24"/>
        </w:rPr>
        <w:t>Intellij</w:t>
      </w:r>
      <w:proofErr w:type="spellEnd"/>
      <w:r w:rsidR="00231776">
        <w:rPr>
          <w:sz w:val="24"/>
        </w:rPr>
        <w:t xml:space="preserve"> </w:t>
      </w:r>
      <w:r w:rsidR="004B2CC8" w:rsidRPr="004B2CC8">
        <w:rPr>
          <w:sz w:val="24"/>
        </w:rPr>
        <w:t>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14:paraId="2EB1CC64" w14:textId="77777777" w:rsidR="006E5DA8" w:rsidRPr="00485661" w:rsidRDefault="00865BB8" w:rsidP="006E5DA8">
      <w:pPr>
        <w:pStyle w:val="3"/>
      </w:pPr>
      <w:bookmarkStart w:id="70" w:name="_Toc66120181"/>
      <w:r>
        <w:t>2.1.</w:t>
      </w:r>
      <w:r>
        <w:rPr>
          <w:rFonts w:hint="eastAsia"/>
        </w:rPr>
        <w:t>4</w:t>
      </w:r>
      <w:r w:rsidR="006E5DA8" w:rsidRPr="00485661">
        <w:t xml:space="preserve"> </w:t>
      </w:r>
      <w:r w:rsidR="006E5DA8">
        <w:rPr>
          <w:rFonts w:hint="eastAsia"/>
        </w:rPr>
        <w:t>S</w:t>
      </w:r>
      <w:r w:rsidR="006E5DA8">
        <w:t>pring</w:t>
      </w:r>
      <w:r w:rsidR="00231776">
        <w:t xml:space="preserve"> </w:t>
      </w:r>
      <w:r w:rsidR="006E5DA8">
        <w:t>Boot</w:t>
      </w:r>
      <w:bookmarkEnd w:id="70"/>
    </w:p>
    <w:p w14:paraId="75FAD23F" w14:textId="77777777" w:rsidR="004B2CC8" w:rsidRPr="004B2CC8" w:rsidRDefault="004B2CC8" w:rsidP="004B2CC8">
      <w:pPr>
        <w:pStyle w:val="af7"/>
      </w:pPr>
      <w:bookmarkStart w:id="71" w:name="_Toc32173294"/>
      <w:bookmarkStart w:id="72" w:name="_Toc32174959"/>
      <w:bookmarkStart w:id="73" w:name="_Toc32176180"/>
      <w:r>
        <w:tab/>
      </w:r>
      <w:r w:rsidRPr="004B2CC8">
        <w:rPr>
          <w:rFonts w:hint="eastAsia"/>
        </w:rPr>
        <w:t>Spring</w:t>
      </w:r>
      <w:r w:rsidR="00231776">
        <w:t xml:space="preserve"> </w:t>
      </w:r>
      <w:r w:rsidRPr="004B2CC8">
        <w:rPr>
          <w:rFonts w:hint="eastAsia"/>
        </w:rPr>
        <w:t>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w:t>
      </w:r>
      <w:r w:rsidR="00231776">
        <w:t xml:space="preserve"> </w:t>
      </w:r>
      <w:r w:rsidRPr="004B2CC8">
        <w:rPr>
          <w:rFonts w:hint="eastAsia"/>
        </w:rPr>
        <w:t>Boot</w:t>
      </w:r>
      <w:r w:rsidRPr="004B2CC8">
        <w:rPr>
          <w:rFonts w:hint="eastAsia"/>
        </w:rPr>
        <w:t>通过集成大量的框架使得依赖包的版本冲突，以及引用的不稳定性等问题得到了很好的解决。</w:t>
      </w:r>
      <w:r w:rsidRPr="004B2CC8">
        <w:rPr>
          <w:rFonts w:hint="eastAsia"/>
        </w:rPr>
        <w:t>Spring</w:t>
      </w:r>
      <w:r w:rsidR="00231776">
        <w:t xml:space="preserve"> </w:t>
      </w:r>
      <w:r w:rsidRPr="004B2CC8">
        <w:rPr>
          <w:rFonts w:hint="eastAsia"/>
        </w:rPr>
        <w:t>Boot</w:t>
      </w:r>
      <w:r>
        <w:rPr>
          <w:rFonts w:hint="eastAsia"/>
        </w:rPr>
        <w:t>具备以下特征</w:t>
      </w:r>
      <w:r w:rsidRPr="004B2CC8">
        <w:rPr>
          <w:rFonts w:hint="eastAsia"/>
        </w:rPr>
        <w:t>：</w:t>
      </w:r>
    </w:p>
    <w:p w14:paraId="3260A463" w14:textId="77777777"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14:paraId="408F3A37" w14:textId="77777777"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14:paraId="51B91810" w14:textId="77777777"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14:paraId="44DCED9C" w14:textId="77777777"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14:paraId="6A9464AB" w14:textId="77777777"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14:paraId="59E6DCA5" w14:textId="77777777" w:rsidR="006307AC" w:rsidRDefault="004B2CC8" w:rsidP="004B2CC8">
      <w:pPr>
        <w:pStyle w:val="af7"/>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p>
    <w:p w14:paraId="08AB8EB2" w14:textId="77777777" w:rsidR="00981C05" w:rsidRPr="00485661" w:rsidRDefault="00865BB8" w:rsidP="00380DEF">
      <w:pPr>
        <w:pStyle w:val="3"/>
      </w:pPr>
      <w:bookmarkStart w:id="74" w:name="_Toc66120182"/>
      <w:r>
        <w:t>2.1.</w:t>
      </w:r>
      <w:r>
        <w:rPr>
          <w:rFonts w:hint="eastAsia"/>
        </w:rPr>
        <w:t>5</w:t>
      </w:r>
      <w:r w:rsidR="00981C05" w:rsidRPr="00485661">
        <w:t xml:space="preserve"> </w:t>
      </w:r>
      <w:bookmarkEnd w:id="71"/>
      <w:bookmarkEnd w:id="72"/>
      <w:bookmarkEnd w:id="73"/>
      <w:r w:rsidR="00186351">
        <w:rPr>
          <w:rFonts w:hint="eastAsia"/>
        </w:rPr>
        <w:t>MySQL</w:t>
      </w:r>
      <w:bookmarkEnd w:id="74"/>
    </w:p>
    <w:p w14:paraId="388DF398" w14:textId="77777777"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14:paraId="38C6D926" w14:textId="77777777"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14:paraId="3F8552DB" w14:textId="77777777" w:rsidR="00F47038" w:rsidRPr="00F47038" w:rsidRDefault="00F47038" w:rsidP="00F47038">
      <w:pPr>
        <w:pStyle w:val="af7"/>
      </w:pPr>
      <w:commentRangeStart w:id="75"/>
      <w:r w:rsidRPr="00F47038">
        <w:rPr>
          <w:rFonts w:hint="eastAsia"/>
        </w:rPr>
        <w:t xml:space="preserve">MySQL </w:t>
      </w:r>
      <w:r w:rsidRPr="00F47038">
        <w:rPr>
          <w:rFonts w:hint="eastAsia"/>
        </w:rPr>
        <w:t>支持大型的数据库。可以处理拥有上千万条记录的大型数据库。</w:t>
      </w:r>
    </w:p>
    <w:p w14:paraId="78C88368" w14:textId="77777777"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14:paraId="3F66238B" w14:textId="77777777"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w:t>
      </w:r>
      <w:proofErr w:type="spellStart"/>
      <w:r w:rsidRPr="00F47038">
        <w:rPr>
          <w:rFonts w:hint="eastAsia"/>
        </w:rPr>
        <w:t>Tcl</w:t>
      </w:r>
      <w:proofErr w:type="spellEnd"/>
      <w:r w:rsidRPr="00F47038">
        <w:rPr>
          <w:rFonts w:hint="eastAsia"/>
        </w:rPr>
        <w:t xml:space="preserve"> </w:t>
      </w:r>
      <w:r w:rsidRPr="00F47038">
        <w:rPr>
          <w:rFonts w:hint="eastAsia"/>
        </w:rPr>
        <w:t>等。</w:t>
      </w:r>
    </w:p>
    <w:p w14:paraId="4C6E6197" w14:textId="77777777"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14:paraId="41A2AC61" w14:textId="77777777"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commentRangeEnd w:id="75"/>
      <w:r w:rsidR="008558CD">
        <w:rPr>
          <w:rStyle w:val="af0"/>
        </w:rPr>
        <w:commentReference w:id="75"/>
      </w:r>
    </w:p>
    <w:p w14:paraId="18BBECDE" w14:textId="77777777" w:rsidR="00F47038" w:rsidRDefault="00F47038" w:rsidP="00F47038">
      <w:pPr>
        <w:pStyle w:val="af7"/>
      </w:pPr>
    </w:p>
    <w:p w14:paraId="7C7ABC23" w14:textId="77777777" w:rsidR="00F954EB" w:rsidRDefault="00F954EB" w:rsidP="00380DEF">
      <w:pPr>
        <w:pStyle w:val="2"/>
      </w:pPr>
      <w:bookmarkStart w:id="76" w:name="_Toc32173295"/>
      <w:bookmarkStart w:id="77" w:name="_Toc32174960"/>
      <w:bookmarkStart w:id="78" w:name="_Toc32176181"/>
      <w:bookmarkStart w:id="79" w:name="_Toc66120183"/>
      <w:r w:rsidRPr="00485661">
        <w:rPr>
          <w:rFonts w:hint="eastAsia"/>
        </w:rPr>
        <w:t xml:space="preserve">2.2 </w:t>
      </w:r>
      <w:bookmarkEnd w:id="76"/>
      <w:bookmarkEnd w:id="77"/>
      <w:bookmarkEnd w:id="78"/>
      <w:r w:rsidR="00F47038">
        <w:rPr>
          <w:rFonts w:hint="eastAsia"/>
        </w:rPr>
        <w:t>相关技术及</w:t>
      </w:r>
      <w:r w:rsidR="00865BB8">
        <w:rPr>
          <w:rFonts w:hint="eastAsia"/>
        </w:rPr>
        <w:t>工具</w:t>
      </w:r>
      <w:bookmarkEnd w:id="79"/>
    </w:p>
    <w:p w14:paraId="0B909376" w14:textId="77777777" w:rsidR="00F47038" w:rsidRDefault="00F47038" w:rsidP="00F47038">
      <w:pPr>
        <w:pStyle w:val="3"/>
      </w:pPr>
      <w:bookmarkStart w:id="80" w:name="_Toc66120184"/>
      <w:r>
        <w:rPr>
          <w:rFonts w:hint="eastAsia"/>
        </w:rPr>
        <w:t>2.2.1</w:t>
      </w:r>
      <w:r>
        <w:rPr>
          <w:rFonts w:hint="eastAsia"/>
        </w:rPr>
        <w:t>前后端分离技术</w:t>
      </w:r>
      <w:bookmarkEnd w:id="80"/>
    </w:p>
    <w:p w14:paraId="4475DC60" w14:textId="77777777"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14:paraId="789425CA" w14:textId="77777777" w:rsidR="00F47038" w:rsidRDefault="00F47038" w:rsidP="00F47038">
      <w:pPr>
        <w:pStyle w:val="af7"/>
      </w:pPr>
      <w:r>
        <w:tab/>
      </w:r>
      <w:r w:rsidR="00F4754D">
        <w:rPr>
          <w:rFonts w:hint="eastAsia"/>
        </w:rPr>
        <w:t>什么是</w:t>
      </w:r>
      <w:r>
        <w:rPr>
          <w:rFonts w:hint="eastAsia"/>
        </w:rPr>
        <w:t>前后端分离？把前端与后端独立起</w:t>
      </w:r>
      <w:r w:rsidR="00186351">
        <w:rPr>
          <w:rFonts w:hint="eastAsia"/>
        </w:rPr>
        <w:t>来去开发，放在两个不同的服务器，需要独立部署。前端通过接口来</w:t>
      </w:r>
      <w:r>
        <w:rPr>
          <w:rFonts w:hint="eastAsia"/>
        </w:rPr>
        <w:t>调用后端的</w:t>
      </w:r>
      <w:r>
        <w:rPr>
          <w:rFonts w:hint="eastAsia"/>
        </w:rPr>
        <w:t>API</w:t>
      </w:r>
      <w:r>
        <w:rPr>
          <w:rFonts w:hint="eastAsia"/>
        </w:rPr>
        <w:t>，前端只需要关注页面的样式与动态数据的解析和渲染，而后端专注于具体业务逻辑。</w:t>
      </w:r>
    </w:p>
    <w:p w14:paraId="667AAB32" w14:textId="77777777"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14:paraId="0B067DE6" w14:textId="77777777"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186351">
        <w:rPr>
          <w:rFonts w:hint="eastAsia"/>
        </w:rPr>
        <w:t>等</w:t>
      </w:r>
      <w:r w:rsidR="00F47038">
        <w:rPr>
          <w:rFonts w:hint="eastAsia"/>
        </w:rPr>
        <w:t>方法与服务器</w:t>
      </w:r>
      <w:r w:rsidR="00186351">
        <w:rPr>
          <w:rFonts w:hint="eastAsia"/>
        </w:rPr>
        <w:t>进行</w:t>
      </w:r>
      <w:r w:rsidR="00F47038">
        <w:rPr>
          <w:rFonts w:hint="eastAsia"/>
        </w:rPr>
        <w:t>交互。</w:t>
      </w:r>
    </w:p>
    <w:p w14:paraId="1318A724" w14:textId="77777777" w:rsidR="00F4754D" w:rsidRDefault="00F4754D" w:rsidP="00F4754D">
      <w:pPr>
        <w:pStyle w:val="3"/>
      </w:pPr>
      <w:bookmarkStart w:id="81" w:name="_Toc66120185"/>
      <w:r>
        <w:rPr>
          <w:rFonts w:hint="eastAsia"/>
        </w:rPr>
        <w:t>2.2.2</w:t>
      </w:r>
      <w:r>
        <w:t xml:space="preserve"> Postman</w:t>
      </w:r>
      <w:bookmarkEnd w:id="81"/>
    </w:p>
    <w:p w14:paraId="33D0C79A" w14:textId="3EDB392B"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sidR="002971F0">
        <w:rPr>
          <w:rFonts w:hint="eastAsia"/>
          <w:shd w:val="clear" w:color="auto" w:fill="FFFFFF"/>
        </w:rPr>
        <w:t>。作为</w:t>
      </w:r>
      <w:r w:rsidRPr="00F4754D">
        <w:rPr>
          <w:rFonts w:hint="eastAsia"/>
          <w:shd w:val="clear" w:color="auto" w:fill="FFFFFF"/>
        </w:rPr>
        <w:t>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del w:id="82" w:author="任磊" w:date="2021-03-16T21:06:00Z">
        <w:r w:rsidRPr="00F4754D" w:rsidDel="00DC2BC2">
          <w:rPr>
            <w:rFonts w:hint="eastAsia"/>
            <w:shd w:val="clear" w:color="auto" w:fill="FFFFFF"/>
          </w:rPr>
          <w:delText> </w:delText>
        </w:r>
      </w:del>
      <w:r w:rsidRPr="00F4754D">
        <w:rPr>
          <w:rFonts w:hint="eastAsia"/>
          <w:shd w:val="clear" w:color="auto" w:fill="FFFFFF"/>
        </w:rPr>
        <w:t>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14:paraId="6B862946" w14:textId="77777777" w:rsidR="00865BB8" w:rsidRDefault="00186351" w:rsidP="00F4754D">
      <w:pPr>
        <w:pStyle w:val="3"/>
      </w:pPr>
      <w:bookmarkStart w:id="83" w:name="_Toc66120186"/>
      <w:r>
        <w:rPr>
          <w:rFonts w:hint="eastAsia"/>
        </w:rPr>
        <w:t>2.2.3</w:t>
      </w:r>
      <w:r w:rsidR="00640339">
        <w:t xml:space="preserve"> </w:t>
      </w:r>
      <w:proofErr w:type="spellStart"/>
      <w:r w:rsidR="00865BB8">
        <w:t>X</w:t>
      </w:r>
      <w:r w:rsidR="00865BB8">
        <w:rPr>
          <w:rFonts w:hint="eastAsia"/>
        </w:rPr>
        <w:t>shell</w:t>
      </w:r>
      <w:bookmarkEnd w:id="83"/>
      <w:proofErr w:type="spellEnd"/>
    </w:p>
    <w:p w14:paraId="14EA4377" w14:textId="77777777" w:rsidR="00F47038" w:rsidRPr="00F4754D" w:rsidRDefault="00F4754D" w:rsidP="00F4754D">
      <w:pPr>
        <w:pStyle w:val="af7"/>
      </w:pPr>
      <w:r>
        <w:tab/>
      </w:r>
      <w:proofErr w:type="spellStart"/>
      <w:r w:rsidR="00F47038" w:rsidRPr="00F4754D">
        <w:rPr>
          <w:rFonts w:hint="eastAsia"/>
        </w:rPr>
        <w:t>Xshell</w:t>
      </w:r>
      <w:proofErr w:type="spellEnd"/>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proofErr w:type="spellStart"/>
      <w:r w:rsidR="00F47038" w:rsidRPr="00F4754D">
        <w:rPr>
          <w:rFonts w:hint="eastAsia"/>
        </w:rPr>
        <w:t>Xshell</w:t>
      </w:r>
      <w:proofErr w:type="spellEnd"/>
      <w:r w:rsidR="00F47038" w:rsidRPr="00F4754D">
        <w:rPr>
          <w:rFonts w:hint="eastAsia"/>
        </w:rPr>
        <w:t xml:space="preserve"> </w:t>
      </w:r>
      <w:r w:rsidR="00F47038" w:rsidRPr="00F4754D">
        <w:rPr>
          <w:rFonts w:hint="eastAsia"/>
        </w:rPr>
        <w:t>通过互联网到远程主机的安全连接以及它创新性的设计和特色帮助用户在复杂的网络环境中享受他们的工作。</w:t>
      </w:r>
      <w:proofErr w:type="spellStart"/>
      <w:r w:rsidR="00F47038" w:rsidRPr="00F4754D">
        <w:rPr>
          <w:rFonts w:hint="eastAsia"/>
        </w:rPr>
        <w:t>Xshell</w:t>
      </w:r>
      <w:proofErr w:type="spellEnd"/>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proofErr w:type="spellStart"/>
      <w:r>
        <w:rPr>
          <w:rFonts w:hint="eastAsia"/>
        </w:rPr>
        <w:t>Xshell</w:t>
      </w:r>
      <w:proofErr w:type="spellEnd"/>
      <w:r>
        <w:t>,</w:t>
      </w:r>
      <w:r>
        <w:rPr>
          <w:rFonts w:hint="eastAsia"/>
        </w:rPr>
        <w:t>可以配置并管理云服务器。</w:t>
      </w:r>
    </w:p>
    <w:p w14:paraId="7A2AE865" w14:textId="77777777" w:rsidR="00F47038" w:rsidRPr="00F47038" w:rsidRDefault="00F47038" w:rsidP="00F47038"/>
    <w:p w14:paraId="5B22656C" w14:textId="77777777" w:rsidR="00865BB8" w:rsidRDefault="00186351" w:rsidP="00865BB8">
      <w:pPr>
        <w:pStyle w:val="3"/>
      </w:pPr>
      <w:bookmarkStart w:id="84" w:name="_Toc66120187"/>
      <w:r>
        <w:rPr>
          <w:rFonts w:hint="eastAsia"/>
        </w:rPr>
        <w:t>2.2.4</w:t>
      </w:r>
      <w:r w:rsidR="00865BB8">
        <w:t xml:space="preserve"> Git</w:t>
      </w:r>
      <w:bookmarkEnd w:id="84"/>
    </w:p>
    <w:p w14:paraId="5199CE74" w14:textId="77777777"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w:t>
      </w:r>
      <w:r>
        <w:rPr>
          <w:rFonts w:hint="eastAsia"/>
        </w:rPr>
        <w:t>Git</w:t>
      </w:r>
      <w:r>
        <w:rPr>
          <w:rFonts w:hint="eastAsia"/>
        </w:rPr>
        <w:t>本身完全可以做到版本控制，但其所有内容以及版本记录只能保存在本机，如果想要将文件内容以及版本记录同时保存在远程，则需要结合</w:t>
      </w:r>
      <w:r w:rsidR="00186351">
        <w:rPr>
          <w:rFonts w:hint="eastAsia"/>
        </w:rPr>
        <w:t>其他软件</w:t>
      </w:r>
      <w:r>
        <w:rPr>
          <w:rFonts w:hint="eastAsia"/>
        </w:rPr>
        <w:t>来使用。</w:t>
      </w:r>
    </w:p>
    <w:p w14:paraId="14921967" w14:textId="77777777"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14:paraId="43E52F0D" w14:textId="77777777" w:rsidR="00865BB8" w:rsidRDefault="00186351" w:rsidP="00865BB8">
      <w:pPr>
        <w:pStyle w:val="3"/>
      </w:pPr>
      <w:bookmarkStart w:id="85" w:name="_Toc66120188"/>
      <w:r>
        <w:rPr>
          <w:rFonts w:hint="eastAsia"/>
        </w:rPr>
        <w:t>2.2.5</w:t>
      </w:r>
      <w:r w:rsidR="00F27691" w:rsidRPr="00F27691">
        <w:t xml:space="preserve"> </w:t>
      </w:r>
      <w:proofErr w:type="spellStart"/>
      <w:r w:rsidR="00F27691" w:rsidRPr="00F27691">
        <w:t>Navicat</w:t>
      </w:r>
      <w:proofErr w:type="spellEnd"/>
      <w:r w:rsidR="00F27691" w:rsidRPr="00F27691">
        <w:t xml:space="preserve"> for MySQL</w:t>
      </w:r>
      <w:bookmarkEnd w:id="85"/>
    </w:p>
    <w:p w14:paraId="4A4AED20" w14:textId="77777777" w:rsidR="00F47038" w:rsidRPr="00F47038" w:rsidRDefault="00F27691" w:rsidP="00F27691">
      <w:pPr>
        <w:pStyle w:val="af7"/>
      </w:pPr>
      <w:r>
        <w:tab/>
      </w:r>
      <w:proofErr w:type="spellStart"/>
      <w:r w:rsidRPr="00F27691">
        <w:rPr>
          <w:rFonts w:hint="eastAsia"/>
        </w:rPr>
        <w:t>Navicat</w:t>
      </w:r>
      <w:proofErr w:type="spellEnd"/>
      <w:r w:rsidRPr="00F27691">
        <w:rPr>
          <w:rFonts w:hint="eastAsia"/>
        </w:rPr>
        <w:t xml:space="preserve"> for MySQL</w:t>
      </w:r>
      <w:r w:rsidRPr="00F27691">
        <w:rPr>
          <w:rFonts w:hint="eastAsia"/>
        </w:rPr>
        <w:t>是一套管理和开发</w:t>
      </w:r>
      <w:r w:rsidRPr="00F27691">
        <w:rPr>
          <w:rFonts w:hint="eastAsia"/>
        </w:rPr>
        <w:t>MySQL</w:t>
      </w:r>
      <w:r w:rsidRPr="00F27691">
        <w:rPr>
          <w:rFonts w:hint="eastAsia"/>
        </w:rPr>
        <w:t>的理想解决方案，支持单一程</w:t>
      </w:r>
      <w:r w:rsidRPr="00F27691">
        <w:rPr>
          <w:rFonts w:hint="eastAsia"/>
        </w:rPr>
        <w:lastRenderedPageBreak/>
        <w:t>序，可同时连接到</w:t>
      </w:r>
      <w:r w:rsidR="00186351">
        <w:rPr>
          <w:rFonts w:hint="eastAsia"/>
        </w:rPr>
        <w:t>多个</w:t>
      </w:r>
      <w:r w:rsidRPr="00F27691">
        <w:rPr>
          <w:rFonts w:hint="eastAsia"/>
        </w:rPr>
        <w:t>MySQL</w:t>
      </w:r>
      <w:r w:rsidR="00186351">
        <w:rPr>
          <w:rFonts w:hint="eastAsia"/>
        </w:rPr>
        <w:t>数据库</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新手以及专业人士提供了一组全面的工具。</w:t>
      </w:r>
    </w:p>
    <w:p w14:paraId="3777B194" w14:textId="77777777" w:rsidR="00865BB8" w:rsidRDefault="00865BB8" w:rsidP="00865BB8"/>
    <w:p w14:paraId="05E44326" w14:textId="77777777" w:rsidR="00F27691" w:rsidRDefault="00F27691" w:rsidP="00865BB8"/>
    <w:p w14:paraId="20F0CE1E" w14:textId="77777777" w:rsidR="00F27691" w:rsidRDefault="00F27691" w:rsidP="00865BB8"/>
    <w:p w14:paraId="5120090C" w14:textId="77777777" w:rsidR="00F27691" w:rsidRDefault="00F27691" w:rsidP="00865BB8"/>
    <w:p w14:paraId="5507FB62" w14:textId="77777777" w:rsidR="00F27691" w:rsidRDefault="00F27691" w:rsidP="00865BB8"/>
    <w:p w14:paraId="2E43B944" w14:textId="77777777" w:rsidR="00F27691" w:rsidRDefault="00F27691" w:rsidP="00865BB8"/>
    <w:p w14:paraId="7727374C" w14:textId="77777777" w:rsidR="00F27691" w:rsidRDefault="00F27691" w:rsidP="00865BB8"/>
    <w:p w14:paraId="36815765" w14:textId="77777777" w:rsidR="00F27691" w:rsidRDefault="00F27691" w:rsidP="00865BB8"/>
    <w:p w14:paraId="1B02900A" w14:textId="77777777" w:rsidR="00F27691" w:rsidRDefault="00F27691" w:rsidP="00865BB8"/>
    <w:p w14:paraId="4C5C9B03" w14:textId="77777777" w:rsidR="00F27691" w:rsidRDefault="00F27691" w:rsidP="00865BB8"/>
    <w:p w14:paraId="17B39197" w14:textId="77777777" w:rsidR="00F27691" w:rsidRDefault="00F27691" w:rsidP="00865BB8"/>
    <w:p w14:paraId="5EE51CFA" w14:textId="77777777" w:rsidR="00F27691" w:rsidRDefault="00F27691" w:rsidP="00865BB8"/>
    <w:p w14:paraId="16959BD5" w14:textId="77777777" w:rsidR="00F27691" w:rsidRDefault="00F27691" w:rsidP="00865BB8"/>
    <w:p w14:paraId="0487FB45" w14:textId="77777777" w:rsidR="00F27691" w:rsidRDefault="00F27691" w:rsidP="00865BB8"/>
    <w:p w14:paraId="6FBF4514" w14:textId="77777777" w:rsidR="00F27691" w:rsidRDefault="00F27691" w:rsidP="00865BB8"/>
    <w:p w14:paraId="17CA0741" w14:textId="77777777" w:rsidR="00F27691" w:rsidRDefault="00F27691" w:rsidP="00865BB8"/>
    <w:p w14:paraId="3C850D2C" w14:textId="77777777" w:rsidR="00F27691" w:rsidRDefault="00F27691" w:rsidP="00865BB8"/>
    <w:p w14:paraId="5757328A" w14:textId="77777777" w:rsidR="00F27691" w:rsidRDefault="00F27691" w:rsidP="00865BB8"/>
    <w:p w14:paraId="473AC501" w14:textId="77777777" w:rsidR="00F27691" w:rsidRDefault="00F27691" w:rsidP="00865BB8"/>
    <w:p w14:paraId="34A48E48" w14:textId="77777777" w:rsidR="00F27691" w:rsidRDefault="00F27691" w:rsidP="00865BB8"/>
    <w:p w14:paraId="27F32E9C" w14:textId="77777777" w:rsidR="00F27691" w:rsidRDefault="00F27691" w:rsidP="00865BB8"/>
    <w:p w14:paraId="374FD0F8" w14:textId="77777777" w:rsidR="00F27691" w:rsidRDefault="00F27691" w:rsidP="00865BB8"/>
    <w:p w14:paraId="0C1079B6" w14:textId="77777777" w:rsidR="00F27691" w:rsidRDefault="00F27691" w:rsidP="00865BB8"/>
    <w:p w14:paraId="6F19F6C2" w14:textId="77777777" w:rsidR="00F27691" w:rsidRDefault="00F27691" w:rsidP="00865BB8"/>
    <w:p w14:paraId="521C60CB" w14:textId="77777777" w:rsidR="00F27691" w:rsidRDefault="00F27691" w:rsidP="00865BB8"/>
    <w:p w14:paraId="25BA3060" w14:textId="77777777" w:rsidR="00F27691" w:rsidRDefault="00F27691" w:rsidP="00865BB8"/>
    <w:p w14:paraId="72DEAA8A" w14:textId="77777777" w:rsidR="00F27691" w:rsidRDefault="00F27691" w:rsidP="00865BB8"/>
    <w:p w14:paraId="63415DE7" w14:textId="77777777" w:rsidR="00F27691" w:rsidRDefault="00F27691" w:rsidP="00865BB8"/>
    <w:p w14:paraId="5DBC44CD" w14:textId="77777777" w:rsidR="00F27691" w:rsidRPr="00865BB8" w:rsidRDefault="001A1EC3" w:rsidP="001A1EC3">
      <w:pPr>
        <w:widowControl/>
        <w:jc w:val="left"/>
      </w:pPr>
      <w:r>
        <w:br w:type="page"/>
      </w:r>
    </w:p>
    <w:p w14:paraId="1AA85D2B" w14:textId="77777777" w:rsidR="009D68BB" w:rsidRDefault="009D68BB" w:rsidP="00380DEF">
      <w:pPr>
        <w:pStyle w:val="1"/>
      </w:pPr>
      <w:bookmarkStart w:id="86" w:name="_Toc32173298"/>
      <w:bookmarkStart w:id="87" w:name="_Toc32174963"/>
      <w:bookmarkStart w:id="88" w:name="_Toc32176184"/>
      <w:bookmarkStart w:id="89"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86"/>
      <w:bookmarkEnd w:id="87"/>
      <w:bookmarkEnd w:id="88"/>
      <w:bookmarkEnd w:id="89"/>
    </w:p>
    <w:p w14:paraId="480AF54A" w14:textId="77777777" w:rsidR="00660DF2" w:rsidRDefault="00660DF2" w:rsidP="00660DF2"/>
    <w:p w14:paraId="6770FA56" w14:textId="77777777" w:rsidR="009B39A7" w:rsidRDefault="009B39A7" w:rsidP="009B39A7">
      <w:pPr>
        <w:pStyle w:val="2"/>
      </w:pPr>
      <w:bookmarkStart w:id="90" w:name="_Toc66120190"/>
      <w:r w:rsidRPr="00485661">
        <w:rPr>
          <w:rFonts w:hint="eastAsia"/>
        </w:rPr>
        <w:t xml:space="preserve">3.1 </w:t>
      </w:r>
      <w:r>
        <w:rPr>
          <w:rFonts w:hint="eastAsia"/>
        </w:rPr>
        <w:t>可行性分析</w:t>
      </w:r>
      <w:bookmarkEnd w:id="90"/>
    </w:p>
    <w:p w14:paraId="7440A901" w14:textId="77777777"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14:paraId="6FA07D8D" w14:textId="77777777" w:rsidR="0014132B" w:rsidRDefault="00213A8F" w:rsidP="00213A8F">
      <w:pPr>
        <w:pStyle w:val="3"/>
      </w:pPr>
      <w:bookmarkStart w:id="91" w:name="_Toc66120191"/>
      <w:r>
        <w:rPr>
          <w:rFonts w:hint="eastAsia"/>
        </w:rPr>
        <w:t>3.1.1</w:t>
      </w:r>
      <w:r w:rsidR="0014132B">
        <w:rPr>
          <w:rFonts w:hint="eastAsia"/>
        </w:rPr>
        <w:t>经济可行性</w:t>
      </w:r>
      <w:bookmarkEnd w:id="91"/>
    </w:p>
    <w:p w14:paraId="7AFD8387" w14:textId="77777777"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14:paraId="6AABD53D" w14:textId="77777777" w:rsidR="00CA7E35" w:rsidRPr="00213A8F" w:rsidRDefault="00213A8F" w:rsidP="00CA7E35">
      <w:pPr>
        <w:pStyle w:val="af7"/>
      </w:pPr>
      <w:r>
        <w:tab/>
      </w: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w:t>
      </w:r>
      <w:proofErr w:type="gramEnd"/>
      <w:r>
        <w:rPr>
          <w:rFonts w:hint="eastAsia"/>
        </w:rPr>
        <w:t>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w:t>
      </w:r>
      <w:proofErr w:type="gramEnd"/>
      <w:r>
        <w:rPr>
          <w:rFonts w:hint="eastAsia"/>
        </w:rPr>
        <w:t>小程序是跨平台的，不用针对</w:t>
      </w:r>
      <w:r>
        <w:rPr>
          <w:rFonts w:hint="eastAsia"/>
        </w:rPr>
        <w:t>IOS</w:t>
      </w:r>
      <w:r>
        <w:t xml:space="preserve"> </w:t>
      </w:r>
      <w:r>
        <w:rPr>
          <w:rFonts w:hint="eastAsia"/>
        </w:rPr>
        <w:t>和</w:t>
      </w:r>
      <w:proofErr w:type="spellStart"/>
      <w:r>
        <w:rPr>
          <w:rFonts w:hint="eastAsia"/>
        </w:rPr>
        <w:t>An</w:t>
      </w:r>
      <w:r>
        <w:t>dorid</w:t>
      </w:r>
      <w:proofErr w:type="spellEnd"/>
      <w:r>
        <w:t xml:space="preserve">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92" w:name="_Toc66120192"/>
      <w:r>
        <w:rPr>
          <w:rFonts w:hint="eastAsia"/>
        </w:rPr>
        <w:t>3.1.2</w:t>
      </w:r>
      <w:r w:rsidR="0014132B">
        <w:rPr>
          <w:rFonts w:hint="eastAsia"/>
        </w:rPr>
        <w:t>技术</w:t>
      </w:r>
      <w:r w:rsidR="00CA7E35">
        <w:rPr>
          <w:rFonts w:hint="eastAsia"/>
        </w:rPr>
        <w:t>可行性</w:t>
      </w:r>
      <w:bookmarkEnd w:id="92"/>
    </w:p>
    <w:p w14:paraId="43F98ED6" w14:textId="77777777"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77777777" w:rsidR="00CA7E35" w:rsidRPr="009B39A7" w:rsidRDefault="00CA7E35" w:rsidP="0014132B">
      <w:pPr>
        <w:pStyle w:val="af7"/>
      </w:pPr>
      <w:r>
        <w:tab/>
      </w:r>
      <w:r>
        <w:rPr>
          <w:rFonts w:hint="eastAsia"/>
        </w:rPr>
        <w:t>本项目采用</w:t>
      </w:r>
      <w:proofErr w:type="gramStart"/>
      <w:r>
        <w:rPr>
          <w:rFonts w:hint="eastAsia"/>
        </w:rPr>
        <w:t>的微信小</w:t>
      </w:r>
      <w:proofErr w:type="gramEnd"/>
      <w:r>
        <w:rPr>
          <w:rFonts w:hint="eastAsia"/>
        </w:rPr>
        <w:t>程序，虽然属于较新技术，但是</w:t>
      </w:r>
      <w:proofErr w:type="gramStart"/>
      <w:r>
        <w:rPr>
          <w:rFonts w:hint="eastAsia"/>
        </w:rPr>
        <w:t>微信官</w:t>
      </w:r>
      <w:proofErr w:type="gramEnd"/>
      <w:r>
        <w:rPr>
          <w:rFonts w:hint="eastAsia"/>
        </w:rPr>
        <w:t>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93" w:name="_Toc32173299"/>
      <w:bookmarkStart w:id="94" w:name="_Toc32174964"/>
      <w:bookmarkStart w:id="95" w:name="_Toc32176185"/>
      <w:bookmarkStart w:id="96" w:name="_Toc66120193"/>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93"/>
      <w:bookmarkEnd w:id="94"/>
      <w:bookmarkEnd w:id="95"/>
      <w:r w:rsidR="00757097">
        <w:rPr>
          <w:rFonts w:hint="eastAsia"/>
        </w:rPr>
        <w:t>分析</w:t>
      </w:r>
      <w:bookmarkEnd w:id="96"/>
    </w:p>
    <w:p w14:paraId="23CD097C" w14:textId="77777777" w:rsidR="00474A53" w:rsidRPr="00485661" w:rsidRDefault="00474A53" w:rsidP="00380DEF">
      <w:pPr>
        <w:pStyle w:val="3"/>
      </w:pPr>
      <w:bookmarkStart w:id="97" w:name="_Toc32173300"/>
      <w:bookmarkStart w:id="98" w:name="_Toc32174965"/>
      <w:bookmarkStart w:id="99" w:name="_Toc32176186"/>
      <w:bookmarkStart w:id="100" w:name="_Toc66120194"/>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97"/>
      <w:bookmarkEnd w:id="98"/>
      <w:bookmarkEnd w:id="99"/>
      <w:bookmarkEnd w:id="100"/>
    </w:p>
    <w:p w14:paraId="0BF1A2A8" w14:textId="77777777"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14:paraId="4FF9BAE2" w14:textId="77777777" w:rsidR="000C4D41" w:rsidRDefault="00A15EBA" w:rsidP="00380DEF">
      <w:pPr>
        <w:spacing w:line="360" w:lineRule="auto"/>
        <w:ind w:firstLineChars="200" w:firstLine="480"/>
        <w:rPr>
          <w:sz w:val="24"/>
        </w:rPr>
      </w:pPr>
      <w:r>
        <w:rPr>
          <w:rFonts w:hint="eastAsia"/>
          <w:sz w:val="24"/>
        </w:rPr>
        <w:t>用户通过</w:t>
      </w:r>
      <w:proofErr w:type="gramStart"/>
      <w:r>
        <w:rPr>
          <w:rFonts w:hint="eastAsia"/>
          <w:sz w:val="24"/>
        </w:rPr>
        <w:t>微信账号</w:t>
      </w:r>
      <w:proofErr w:type="gramEnd"/>
      <w:r>
        <w:rPr>
          <w:rFonts w:hint="eastAsia"/>
          <w:sz w:val="24"/>
        </w:rPr>
        <w:t>进行登录，通过</w:t>
      </w:r>
      <w:proofErr w:type="gramStart"/>
      <w:r>
        <w:rPr>
          <w:rFonts w:hint="eastAsia"/>
          <w:sz w:val="24"/>
        </w:rPr>
        <w:t>微信用</w:t>
      </w:r>
      <w:proofErr w:type="gramEnd"/>
      <w:r>
        <w:rPr>
          <w:rFonts w:hint="eastAsia"/>
          <w:sz w:val="24"/>
        </w:rPr>
        <w:t>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w:t>
      </w:r>
      <w:proofErr w:type="gramStart"/>
      <w:r w:rsidR="000C4D41">
        <w:rPr>
          <w:rFonts w:hint="eastAsia"/>
          <w:sz w:val="24"/>
        </w:rPr>
        <w:t>名修</w:t>
      </w:r>
      <w:proofErr w:type="gramEnd"/>
      <w:r w:rsidR="000C4D41">
        <w:rPr>
          <w:rFonts w:hint="eastAsia"/>
          <w:sz w:val="24"/>
        </w:rPr>
        <w:t>改等操作，对于个人相册中的图片，可以进行删除、图片标签设置和下载操作。</w:t>
      </w:r>
    </w:p>
    <w:p w14:paraId="3A833E41" w14:textId="77777777"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14:paraId="57F80865" w14:textId="77777777"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14:paraId="61670127" w14:textId="77777777"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14:paraId="47A415AD" w14:textId="77777777" w:rsidR="006307AC" w:rsidRDefault="00D23A3D" w:rsidP="00380DEF">
      <w:pPr>
        <w:spacing w:line="360" w:lineRule="auto"/>
        <w:ind w:firstLineChars="200" w:firstLine="480"/>
        <w:rPr>
          <w:sz w:val="24"/>
        </w:rPr>
      </w:pPr>
      <w:commentRangeStart w:id="101"/>
      <w:r>
        <w:rPr>
          <w:noProof/>
          <w:sz w:val="24"/>
        </w:rPr>
        <w:lastRenderedPageBreak/>
        <w:drawing>
          <wp:anchor distT="0" distB="0" distL="114300" distR="114300" simplePos="0" relativeHeight="251670016" behindDoc="0" locked="0" layoutInCell="1" allowOverlap="1" wp14:anchorId="0002865E" wp14:editId="7BE96663">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commentRangeEnd w:id="101"/>
      <w:r w:rsidR="00174210">
        <w:rPr>
          <w:rStyle w:val="af0"/>
        </w:rPr>
        <w:commentReference w:id="101"/>
      </w:r>
    </w:p>
    <w:p w14:paraId="7CE065E3" w14:textId="77777777"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14:paraId="47B19FB7" w14:textId="77777777" w:rsidR="00474A53" w:rsidRPr="00161000" w:rsidRDefault="00474A53" w:rsidP="00380DEF">
      <w:pPr>
        <w:pStyle w:val="3"/>
      </w:pPr>
      <w:bookmarkStart w:id="103" w:name="_Toc32173301"/>
      <w:bookmarkStart w:id="104" w:name="_Toc32174966"/>
      <w:bookmarkStart w:id="105" w:name="_Toc32176187"/>
      <w:bookmarkStart w:id="106"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103"/>
      <w:bookmarkEnd w:id="104"/>
      <w:bookmarkEnd w:id="105"/>
      <w:bookmarkEnd w:id="106"/>
    </w:p>
    <w:p w14:paraId="0448F8D7" w14:textId="77777777"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14:paraId="7E7EFCE9" w14:textId="66D3F87D" w:rsidR="006307AC" w:rsidRDefault="006307AC" w:rsidP="00757097">
      <w:pPr>
        <w:spacing w:line="360" w:lineRule="auto"/>
        <w:ind w:firstLineChars="200" w:firstLine="480"/>
        <w:rPr>
          <w:sz w:val="24"/>
        </w:rPr>
      </w:pPr>
      <w:r>
        <w:rPr>
          <w:rFonts w:hint="eastAsia"/>
          <w:sz w:val="24"/>
        </w:rPr>
        <w:t>易用性需求，云相册运行</w:t>
      </w:r>
      <w:proofErr w:type="gramStart"/>
      <w:r>
        <w:rPr>
          <w:rFonts w:hint="eastAsia"/>
          <w:sz w:val="24"/>
        </w:rPr>
        <w:t>在微信</w:t>
      </w:r>
      <w:proofErr w:type="gramEnd"/>
      <w:r>
        <w:rPr>
          <w:rFonts w:hint="eastAsia"/>
          <w:sz w:val="24"/>
        </w:rPr>
        <w:t>A</w:t>
      </w:r>
      <w:r>
        <w:rPr>
          <w:sz w:val="24"/>
        </w:rPr>
        <w:t>pp</w:t>
      </w:r>
      <w:r w:rsidR="002971F0">
        <w:rPr>
          <w:rFonts w:hint="eastAsia"/>
          <w:sz w:val="24"/>
        </w:rPr>
        <w:t>上，</w:t>
      </w:r>
      <w:proofErr w:type="gramStart"/>
      <w:r w:rsidR="002971F0">
        <w:rPr>
          <w:rFonts w:hint="eastAsia"/>
          <w:sz w:val="24"/>
        </w:rPr>
        <w:t>通过微信提</w:t>
      </w:r>
      <w:proofErr w:type="gramEnd"/>
      <w:r w:rsidR="002971F0">
        <w:rPr>
          <w:rFonts w:hint="eastAsia"/>
          <w:sz w:val="24"/>
        </w:rPr>
        <w:t>供的认证就可进行</w:t>
      </w:r>
      <w:r>
        <w:rPr>
          <w:rFonts w:hint="eastAsia"/>
          <w:sz w:val="24"/>
        </w:rPr>
        <w:t>登录，免去了手动注册和登录过程</w:t>
      </w:r>
      <w:r w:rsidR="00C0553B">
        <w:rPr>
          <w:rFonts w:hint="eastAsia"/>
          <w:sz w:val="24"/>
        </w:rPr>
        <w:t>，</w:t>
      </w:r>
      <w:proofErr w:type="gramStart"/>
      <w:r w:rsidR="00C0553B">
        <w:rPr>
          <w:rFonts w:hint="eastAsia"/>
          <w:sz w:val="24"/>
        </w:rPr>
        <w:t>整个</w:t>
      </w:r>
      <w:proofErr w:type="gramEnd"/>
      <w:r w:rsidR="00C0553B">
        <w:rPr>
          <w:rFonts w:hint="eastAsia"/>
          <w:sz w:val="24"/>
        </w:rPr>
        <w:t>云相册的界面也十分简单明了，新用户都可以快速上手使用。</w:t>
      </w:r>
    </w:p>
    <w:p w14:paraId="68B9684F" w14:textId="77777777"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w:t>
      </w:r>
      <w:proofErr w:type="gramStart"/>
      <w:r>
        <w:rPr>
          <w:rFonts w:hint="eastAsia"/>
          <w:sz w:val="24"/>
        </w:rPr>
        <w:t>在微信云</w:t>
      </w:r>
      <w:proofErr w:type="gramEnd"/>
      <w:r>
        <w:rPr>
          <w:rFonts w:hint="eastAsia"/>
          <w:sz w:val="24"/>
        </w:rPr>
        <w:t>存储，避免了个人搭建服务器可能发生的服务器故障等意外所造成的数据丢失，此外，阿里云</w:t>
      </w:r>
      <w:proofErr w:type="gramStart"/>
      <w:r>
        <w:rPr>
          <w:rFonts w:hint="eastAsia"/>
          <w:sz w:val="24"/>
        </w:rPr>
        <w:t>和微信</w:t>
      </w:r>
      <w:proofErr w:type="gramEnd"/>
      <w:r>
        <w:rPr>
          <w:rFonts w:hint="eastAsia"/>
          <w:sz w:val="24"/>
        </w:rPr>
        <w:t>云存储都可支持服务器扩容，当用户数量增加，遇到高并发请求时，可实时升级服务器，降低高负载所带来的风险。</w:t>
      </w:r>
    </w:p>
    <w:p w14:paraId="2BE38DAB" w14:textId="77777777" w:rsidR="00C0553B" w:rsidRDefault="00C0553B" w:rsidP="00757097">
      <w:pPr>
        <w:spacing w:line="360" w:lineRule="auto"/>
        <w:ind w:firstLineChars="200" w:firstLine="480"/>
        <w:rPr>
          <w:sz w:val="24"/>
        </w:rPr>
      </w:pPr>
      <w:r>
        <w:rPr>
          <w:rFonts w:hint="eastAsia"/>
          <w:sz w:val="24"/>
        </w:rPr>
        <w:t>安全性，小程序依托</w:t>
      </w:r>
      <w:proofErr w:type="gramStart"/>
      <w:r>
        <w:rPr>
          <w:rFonts w:hint="eastAsia"/>
          <w:sz w:val="24"/>
        </w:rPr>
        <w:t>于微信</w:t>
      </w:r>
      <w:proofErr w:type="gramEnd"/>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14:paraId="53BEB355" w14:textId="77777777"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14:paraId="55F2B864" w14:textId="77777777" w:rsidR="00C94419" w:rsidRDefault="00757097" w:rsidP="00C94419">
      <w:pPr>
        <w:pStyle w:val="3"/>
      </w:pPr>
      <w:bookmarkStart w:id="107" w:name="_Toc66120196"/>
      <w:r>
        <w:rPr>
          <w:rFonts w:hint="eastAsia"/>
        </w:rPr>
        <w:t>3.1.3</w:t>
      </w:r>
      <w:r w:rsidR="00640339">
        <w:t xml:space="preserve"> </w:t>
      </w:r>
      <w:r w:rsidRPr="00757097">
        <w:t>性能需求</w:t>
      </w:r>
      <w:bookmarkEnd w:id="107"/>
    </w:p>
    <w:p w14:paraId="5B98BF79" w14:textId="52FDB0A6" w:rsidR="00757097" w:rsidRDefault="00C94419" w:rsidP="00C94419">
      <w:pPr>
        <w:pStyle w:val="af7"/>
      </w:pPr>
      <w:r>
        <w:tab/>
      </w:r>
      <w:r w:rsidR="002971F0">
        <w:rPr>
          <w:rFonts w:hint="eastAsia"/>
        </w:rPr>
        <w:t>对于一个系统，响应速度是很重要的，作为相册类应用，需要对图片</w:t>
      </w:r>
      <w:r>
        <w:rPr>
          <w:rFonts w:hint="eastAsia"/>
        </w:rPr>
        <w:t>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w:t>
      </w:r>
      <w:proofErr w:type="gramStart"/>
      <w:r w:rsidR="003035E0">
        <w:rPr>
          <w:rFonts w:hint="eastAsia"/>
        </w:rPr>
        <w:t>存储微信云</w:t>
      </w:r>
      <w:proofErr w:type="gramEnd"/>
      <w:r w:rsidR="002971F0">
        <w:rPr>
          <w:rFonts w:hint="eastAsia"/>
        </w:rPr>
        <w:t>存储上，这样，图片的显示与获取进行了分离，即使网络状态不佳，图片的</w:t>
      </w:r>
      <w:r w:rsidR="003035E0">
        <w:rPr>
          <w:rFonts w:hint="eastAsia"/>
        </w:rPr>
        <w:t>信息数据少，也可进行传输，</w:t>
      </w:r>
      <w:proofErr w:type="gramStart"/>
      <w:r w:rsidR="002971F0">
        <w:rPr>
          <w:rFonts w:hint="eastAsia"/>
        </w:rPr>
        <w:t>而</w:t>
      </w:r>
      <w:r w:rsidR="003035E0">
        <w:rPr>
          <w:rFonts w:hint="eastAsia"/>
        </w:rPr>
        <w:t>图</w:t>
      </w:r>
      <w:proofErr w:type="gramEnd"/>
      <w:r w:rsidR="003035E0">
        <w:rPr>
          <w:rFonts w:hint="eastAsia"/>
        </w:rPr>
        <w:t>片的显示则</w:t>
      </w:r>
      <w:proofErr w:type="gramStart"/>
      <w:r w:rsidR="003035E0">
        <w:rPr>
          <w:rFonts w:hint="eastAsia"/>
        </w:rPr>
        <w:t>由微信进</w:t>
      </w:r>
      <w:proofErr w:type="gramEnd"/>
      <w:r w:rsidR="003035E0">
        <w:rPr>
          <w:rFonts w:hint="eastAsia"/>
        </w:rPr>
        <w:t>行异步刷新，最大程度的避免了因网络状况不佳所造成的卡顿。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108" w:name="_Toc66120197"/>
      <w:r>
        <w:rPr>
          <w:rFonts w:hint="eastAsia"/>
        </w:rPr>
        <w:t>3</w:t>
      </w:r>
      <w:r w:rsidR="009B39A7">
        <w:rPr>
          <w:rFonts w:hint="eastAsia"/>
        </w:rPr>
        <w:t>.3</w:t>
      </w:r>
      <w:r>
        <w:rPr>
          <w:rFonts w:hint="eastAsia"/>
        </w:rPr>
        <w:t>功能分析</w:t>
      </w:r>
      <w:bookmarkEnd w:id="108"/>
    </w:p>
    <w:p w14:paraId="73879947" w14:textId="77777777" w:rsidR="00D23A3D" w:rsidRDefault="005B32FB" w:rsidP="00D23A3D">
      <w:pPr>
        <w:pStyle w:val="3"/>
      </w:pPr>
      <w:r>
        <w:tab/>
      </w:r>
      <w:bookmarkStart w:id="109" w:name="_Toc66120198"/>
      <w:r w:rsidR="00D23A3D">
        <w:rPr>
          <w:rFonts w:hint="eastAsia"/>
        </w:rPr>
        <w:t>3.3.1</w:t>
      </w:r>
      <w:r w:rsidR="00D23A3D">
        <w:rPr>
          <w:rFonts w:hint="eastAsia"/>
        </w:rPr>
        <w:t>总体功能</w:t>
      </w:r>
      <w:bookmarkEnd w:id="109"/>
    </w:p>
    <w:p w14:paraId="3410230B" w14:textId="77777777" w:rsidR="005B32FB" w:rsidRDefault="00D23A3D" w:rsidP="00D23A3D">
      <w:pPr>
        <w:widowControl/>
        <w:autoSpaceDE w:val="0"/>
        <w:autoSpaceDN w:val="0"/>
        <w:adjustRightInd w:val="0"/>
        <w:jc w:val="left"/>
        <w:rPr>
          <w:rFonts w:ascii="宋体" w:hAnsi="宋体"/>
          <w:sz w:val="24"/>
        </w:rPr>
      </w:pPr>
      <w:commentRangeStart w:id="110"/>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w:t>
      </w:r>
      <w:r w:rsidR="00186351">
        <w:rPr>
          <w:rFonts w:ascii="宋体" w:hAnsi="宋体" w:hint="eastAsia"/>
          <w:sz w:val="24"/>
        </w:rPr>
        <w:t>3-2</w:t>
      </w:r>
      <w:r w:rsidR="005B32FB">
        <w:rPr>
          <w:rFonts w:ascii="宋体" w:hAnsi="宋体" w:hint="eastAsia"/>
          <w:sz w:val="24"/>
        </w:rPr>
        <w:t>所示。</w:t>
      </w:r>
      <w:commentRangeEnd w:id="110"/>
      <w:r w:rsidR="00DC2BC2">
        <w:rPr>
          <w:rStyle w:val="af0"/>
        </w:rPr>
        <w:commentReference w:id="110"/>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77777777"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186351">
        <w:rPr>
          <w:rFonts w:ascii="楷体" w:eastAsia="楷体" w:hAnsi="楷体" w:hint="eastAsia"/>
          <w:sz w:val="21"/>
        </w:rPr>
        <w:t>3-2</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111" w:name="_Toc66120199"/>
      <w:r>
        <w:rPr>
          <w:rFonts w:hint="eastAsia"/>
        </w:rPr>
        <w:t>3.3.2</w:t>
      </w:r>
      <w:r w:rsidR="00FC7B2F">
        <w:rPr>
          <w:rFonts w:hint="eastAsia"/>
        </w:rPr>
        <w:t>用户模块</w:t>
      </w:r>
      <w:bookmarkEnd w:id="111"/>
    </w:p>
    <w:p w14:paraId="20639140" w14:textId="77777777" w:rsidR="00FC7B2F" w:rsidRDefault="00FC7B2F" w:rsidP="00705C0C">
      <w:pPr>
        <w:pStyle w:val="af7"/>
      </w:pPr>
      <w:r>
        <w:tab/>
      </w:r>
      <w:r>
        <w:rPr>
          <w:rFonts w:hint="eastAsia"/>
        </w:rPr>
        <w:t>用户模块主要包括登录认证、权限许可、用户信息修改。</w:t>
      </w:r>
    </w:p>
    <w:p w14:paraId="26C7F81A" w14:textId="77777777"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14:paraId="6085CB98" w14:textId="77777777"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14:paraId="07E0715F" w14:textId="77777777"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112" w:name="_Toc66120200"/>
      <w:r>
        <w:rPr>
          <w:rFonts w:hint="eastAsia"/>
        </w:rPr>
        <w:t>3.3.3</w:t>
      </w:r>
      <w:r>
        <w:rPr>
          <w:rFonts w:hint="eastAsia"/>
        </w:rPr>
        <w:t>相册模块</w:t>
      </w:r>
      <w:bookmarkEnd w:id="112"/>
    </w:p>
    <w:p w14:paraId="23A59865" w14:textId="77777777" w:rsidR="00705C0C" w:rsidRPr="00705C0C" w:rsidRDefault="00705C0C" w:rsidP="00705C0C">
      <w:pPr>
        <w:pStyle w:val="af7"/>
      </w:pPr>
      <w:commentRangeStart w:id="113"/>
      <w:r>
        <w:tab/>
      </w:r>
      <w:r w:rsidRPr="00705C0C">
        <w:t>相册模块主要包括新建相册、相册信息修改、</w:t>
      </w:r>
      <w:r w:rsidRPr="00705C0C">
        <w:rPr>
          <w:rFonts w:hint="eastAsia"/>
        </w:rPr>
        <w:t>删除相册、上传相册图片</w:t>
      </w:r>
    </w:p>
    <w:p w14:paraId="22D432BC" w14:textId="77777777"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14:paraId="41AB1A2F" w14:textId="77777777"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commentRangeEnd w:id="113"/>
      <w:r w:rsidR="00DC2BC2">
        <w:rPr>
          <w:rStyle w:val="af0"/>
        </w:rPr>
        <w:commentReference w:id="113"/>
      </w:r>
    </w:p>
    <w:p w14:paraId="5C184647" w14:textId="77777777"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14:paraId="2A4CFD64" w14:textId="77777777" w:rsidR="00CE18B1" w:rsidRPr="00705C0C" w:rsidRDefault="00CE18B1" w:rsidP="00705C0C">
      <w:pPr>
        <w:pStyle w:val="af7"/>
        <w:numPr>
          <w:ilvl w:val="1"/>
          <w:numId w:val="25"/>
        </w:numPr>
      </w:pPr>
      <w:r>
        <w:rPr>
          <w:rFonts w:hint="eastAsia"/>
        </w:rPr>
        <w:t>智能分类：小程序会根据图像识别</w:t>
      </w:r>
      <w:proofErr w:type="gramStart"/>
      <w:r>
        <w:rPr>
          <w:rFonts w:hint="eastAsia"/>
        </w:rPr>
        <w:t>出图片</w:t>
      </w:r>
      <w:proofErr w:type="gramEnd"/>
      <w:r>
        <w:rPr>
          <w:rFonts w:hint="eastAsia"/>
        </w:rPr>
        <w:t>的结果以及用户自定义的标签，对用户的图片进行分类，将相同主题的图片归为同一类。</w:t>
      </w:r>
    </w:p>
    <w:p w14:paraId="66A1B8DF" w14:textId="77777777" w:rsidR="00CE18B1" w:rsidRPr="00CE18B1" w:rsidRDefault="00FC7B2F" w:rsidP="00CE18B1">
      <w:pPr>
        <w:pStyle w:val="3"/>
      </w:pPr>
      <w:bookmarkStart w:id="114" w:name="_Toc66120201"/>
      <w:r>
        <w:rPr>
          <w:rFonts w:hint="eastAsia"/>
        </w:rPr>
        <w:t>3.3.4</w:t>
      </w:r>
      <w:r>
        <w:rPr>
          <w:rFonts w:hint="eastAsia"/>
        </w:rPr>
        <w:t>图片模块</w:t>
      </w:r>
      <w:bookmarkEnd w:id="114"/>
    </w:p>
    <w:p w14:paraId="653E3128" w14:textId="77777777"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w:t>
      </w:r>
      <w:proofErr w:type="gramStart"/>
      <w:r>
        <w:rPr>
          <w:rFonts w:hint="eastAsia"/>
        </w:rPr>
        <w:t>上传并浏览</w:t>
      </w:r>
      <w:proofErr w:type="gramEnd"/>
      <w:r>
        <w:rPr>
          <w:rFonts w:hint="eastAsia"/>
        </w:rPr>
        <w:t>。上</w:t>
      </w:r>
      <w:proofErr w:type="gramStart"/>
      <w:r>
        <w:rPr>
          <w:rFonts w:hint="eastAsia"/>
        </w:rPr>
        <w:t>传图片</w:t>
      </w:r>
      <w:proofErr w:type="gramEnd"/>
      <w:r>
        <w:rPr>
          <w:rFonts w:hint="eastAsia"/>
        </w:rPr>
        <w:t>时的流程如图</w:t>
      </w:r>
      <w:r w:rsidR="00186351">
        <w:rPr>
          <w:rFonts w:hint="eastAsia"/>
        </w:rPr>
        <w:t>3-3</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21">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7777777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186351">
        <w:rPr>
          <w:rFonts w:ascii="楷体" w:eastAsia="楷体" w:hAnsi="楷体" w:hint="eastAsia"/>
          <w:sz w:val="21"/>
        </w:rPr>
        <w:t>3-3</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14:paraId="42298FAC" w14:textId="77777777"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14:paraId="4F799678" w14:textId="77777777"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115" w:name="_Toc66120202"/>
      <w:r>
        <w:rPr>
          <w:rFonts w:hint="eastAsia"/>
        </w:rPr>
        <w:t>3.3.5</w:t>
      </w:r>
      <w:r>
        <w:rPr>
          <w:rFonts w:hint="eastAsia"/>
        </w:rPr>
        <w:t>搜索模块</w:t>
      </w:r>
      <w:bookmarkEnd w:id="115"/>
    </w:p>
    <w:p w14:paraId="1F87DF74" w14:textId="77777777" w:rsidR="008315C4" w:rsidRDefault="00FC7B2F" w:rsidP="00FC7B2F">
      <w:pPr>
        <w:pStyle w:val="af7"/>
      </w:pPr>
      <w:r>
        <w:rPr>
          <w:rStyle w:val="af8"/>
        </w:rPr>
        <w:tab/>
      </w:r>
      <w:r w:rsidR="00AF6D71">
        <w:rPr>
          <w:rStyle w:val="af8"/>
          <w:rFonts w:hint="eastAsia"/>
        </w:rPr>
        <w:t>搜索模块主要实现搜索功能，用户可输入关键词，根据用户</w:t>
      </w:r>
      <w:proofErr w:type="gramStart"/>
      <w:r w:rsidR="00AF6D71">
        <w:rPr>
          <w:rStyle w:val="af8"/>
          <w:rFonts w:hint="eastAsia"/>
        </w:rPr>
        <w:t>给图片</w:t>
      </w:r>
      <w:proofErr w:type="gramEnd"/>
      <w:r w:rsidR="00AF6D71">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16" w:name="_Toc66120203"/>
      <w:r>
        <w:rPr>
          <w:rFonts w:hint="eastAsia"/>
        </w:rPr>
        <w:t>3.4</w:t>
      </w:r>
      <w:r w:rsidR="00C45AE0">
        <w:rPr>
          <w:rFonts w:hint="eastAsia"/>
        </w:rPr>
        <w:t>软件</w:t>
      </w:r>
      <w:r w:rsidR="00C45AE0">
        <w:t>整体</w:t>
      </w:r>
      <w:r w:rsidR="00C45AE0">
        <w:rPr>
          <w:rFonts w:hint="eastAsia"/>
        </w:rPr>
        <w:t>结构</w:t>
      </w:r>
      <w:r w:rsidR="00C45AE0">
        <w:t>框架</w:t>
      </w:r>
      <w:bookmarkEnd w:id="116"/>
    </w:p>
    <w:p w14:paraId="4F4B46EA" w14:textId="77777777"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w:t>
      </w:r>
      <w:proofErr w:type="gramStart"/>
      <w:r>
        <w:rPr>
          <w:rFonts w:ascii="宋体" w:hAnsi="宋体" w:hint="eastAsia"/>
          <w:sz w:val="24"/>
        </w:rPr>
        <w:t>微信云开发</w:t>
      </w:r>
      <w:proofErr w:type="gramEnd"/>
      <w:r>
        <w:rPr>
          <w:rFonts w:ascii="宋体" w:hAnsi="宋体" w:hint="eastAsia"/>
          <w:sz w:val="24"/>
        </w:rPr>
        <w:t>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14:paraId="15EC61D7" w14:textId="77777777"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proofErr w:type="gramStart"/>
      <w:r>
        <w:rPr>
          <w:rFonts w:ascii="宋体" w:hAnsi="宋体" w:hint="eastAsia"/>
          <w:sz w:val="24"/>
        </w:rPr>
        <w:t>向微信服务器</w:t>
      </w:r>
      <w:proofErr w:type="gramEnd"/>
      <w:r>
        <w:rPr>
          <w:rFonts w:ascii="宋体" w:hAnsi="宋体" w:hint="eastAsia"/>
          <w:sz w:val="24"/>
        </w:rPr>
        <w:t>进行认证并获取</w:t>
      </w:r>
      <w:proofErr w:type="gramStart"/>
      <w:r>
        <w:rPr>
          <w:rFonts w:ascii="宋体" w:hAnsi="宋体" w:hint="eastAsia"/>
          <w:sz w:val="24"/>
        </w:rPr>
        <w:t>微信用</w:t>
      </w:r>
      <w:proofErr w:type="gramEnd"/>
      <w:r>
        <w:rPr>
          <w:rFonts w:ascii="宋体" w:hAnsi="宋体" w:hint="eastAsia"/>
          <w:sz w:val="24"/>
        </w:rPr>
        <w:t>户唯一标识</w:t>
      </w:r>
      <w:proofErr w:type="spellStart"/>
      <w:r>
        <w:rPr>
          <w:rFonts w:ascii="宋体" w:hAnsi="宋体" w:hint="eastAsia"/>
          <w:sz w:val="24"/>
        </w:rPr>
        <w:t>openID</w:t>
      </w:r>
      <w:proofErr w:type="spellEnd"/>
      <w:r>
        <w:rPr>
          <w:rFonts w:ascii="宋体" w:hAnsi="宋体" w:hint="eastAsia"/>
          <w:sz w:val="24"/>
        </w:rPr>
        <w:t>,再通过后端服务器，从数据库中查询相关数据，返回给小程序，小程序根据返回的数据，进行页面视图的渲染。上</w:t>
      </w:r>
      <w:proofErr w:type="gramStart"/>
      <w:r>
        <w:rPr>
          <w:rFonts w:ascii="宋体" w:hAnsi="宋体" w:hint="eastAsia"/>
          <w:sz w:val="24"/>
        </w:rPr>
        <w:t>传图片</w:t>
      </w:r>
      <w:proofErr w:type="gramEnd"/>
      <w:r>
        <w:rPr>
          <w:rFonts w:ascii="宋体" w:hAnsi="宋体" w:hint="eastAsia"/>
          <w:sz w:val="24"/>
        </w:rPr>
        <w:t>时</w:t>
      </w:r>
      <w:r w:rsidR="009245AE">
        <w:rPr>
          <w:rFonts w:ascii="宋体" w:hAnsi="宋体" w:hint="eastAsia"/>
          <w:sz w:val="24"/>
        </w:rPr>
        <w:t>，客户端先调用相应接口，将图片</w:t>
      </w:r>
      <w:proofErr w:type="gramStart"/>
      <w:r w:rsidR="009245AE">
        <w:rPr>
          <w:rFonts w:ascii="宋体" w:hAnsi="宋体" w:hint="eastAsia"/>
          <w:sz w:val="24"/>
        </w:rPr>
        <w:t>保存微信</w:t>
      </w:r>
      <w:proofErr w:type="gramEnd"/>
      <w:r w:rsidR="009245AE">
        <w:rPr>
          <w:rFonts w:ascii="宋体" w:hAnsi="宋体" w:hint="eastAsia"/>
          <w:sz w:val="24"/>
        </w:rPr>
        <w:t>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t>
      </w:r>
      <w:proofErr w:type="spellStart"/>
      <w:r w:rsidR="009245AE">
        <w:rPr>
          <w:rFonts w:ascii="宋体" w:hAnsi="宋体" w:hint="eastAsia"/>
          <w:sz w:val="24"/>
        </w:rPr>
        <w:t>wx.</w:t>
      </w:r>
      <w:r w:rsidR="009245AE">
        <w:rPr>
          <w:rFonts w:ascii="宋体" w:hAnsi="宋体"/>
          <w:sz w:val="24"/>
        </w:rPr>
        <w:t>request</w:t>
      </w:r>
      <w:proofErr w:type="spellEnd"/>
      <w:r w:rsidR="009245AE">
        <w:rPr>
          <w:rFonts w:ascii="宋体" w:hAnsi="宋体" w:hint="eastAsia"/>
          <w:sz w:val="24"/>
        </w:rPr>
        <w:t>向后端服务器传输数据，进行数据库相应的更新。</w:t>
      </w:r>
      <w:r>
        <w:rPr>
          <w:rFonts w:ascii="宋体" w:hAnsi="宋体" w:hint="eastAsia"/>
          <w:sz w:val="24"/>
        </w:rPr>
        <w:t>项</w:t>
      </w:r>
      <w:commentRangeStart w:id="117"/>
      <w:r>
        <w:rPr>
          <w:rFonts w:ascii="宋体" w:hAnsi="宋体" w:hint="eastAsia"/>
          <w:sz w:val="24"/>
        </w:rPr>
        <w:t>目部署如</w:t>
      </w:r>
      <w:commentRangeEnd w:id="117"/>
      <w:r w:rsidR="00DC2BC2">
        <w:rPr>
          <w:rStyle w:val="af0"/>
        </w:rPr>
        <w:commentReference w:id="117"/>
      </w:r>
      <w:r>
        <w:rPr>
          <w:rFonts w:ascii="宋体" w:hAnsi="宋体" w:hint="eastAsia"/>
          <w:sz w:val="24"/>
        </w:rPr>
        <w:t>图</w:t>
      </w:r>
      <w:r w:rsidR="00186351">
        <w:rPr>
          <w:rFonts w:ascii="宋体" w:hAnsi="宋体" w:hint="eastAsia"/>
          <w:sz w:val="24"/>
        </w:rPr>
        <w:t>3-4</w:t>
      </w:r>
      <w:r>
        <w:rPr>
          <w:rFonts w:ascii="宋体" w:hAnsi="宋体" w:hint="eastAsia"/>
          <w:sz w:val="24"/>
        </w:rPr>
        <w:t>所示。</w:t>
      </w:r>
    </w:p>
    <w:p w14:paraId="28723EFD" w14:textId="77777777"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22">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186351">
        <w:rPr>
          <w:rFonts w:ascii="楷体" w:eastAsia="楷体" w:hAnsi="楷体" w:hint="eastAsia"/>
        </w:rPr>
        <w:t>3-4</w:t>
      </w:r>
      <w:r w:rsidR="006728C6" w:rsidRPr="006728C6">
        <w:rPr>
          <w:rFonts w:ascii="楷体" w:eastAsia="楷体" w:hAnsi="楷体"/>
        </w:rPr>
        <w:t xml:space="preserve"> </w:t>
      </w:r>
      <w:r w:rsidR="006728C6" w:rsidRPr="006728C6">
        <w:rPr>
          <w:rFonts w:ascii="楷体" w:eastAsia="楷体" w:hAnsi="楷体" w:hint="eastAsia"/>
        </w:rPr>
        <w:t>部署方案图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18" w:name="_Toc32173304"/>
      <w:bookmarkStart w:id="119" w:name="_Toc32174969"/>
      <w:bookmarkStart w:id="120" w:name="_Toc32176190"/>
      <w:bookmarkStart w:id="121" w:name="_Toc66120204"/>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118"/>
      <w:bookmarkEnd w:id="119"/>
      <w:bookmarkEnd w:id="120"/>
      <w:bookmarkEnd w:id="121"/>
    </w:p>
    <w:p w14:paraId="190D1B24" w14:textId="77777777" w:rsidR="00D31BAD" w:rsidRDefault="00D31BAD" w:rsidP="00D31BAD">
      <w:pPr>
        <w:pStyle w:val="3"/>
      </w:pPr>
      <w:bookmarkStart w:id="122" w:name="_Toc66120205"/>
      <w:r>
        <w:rPr>
          <w:rFonts w:hint="eastAsia"/>
        </w:rPr>
        <w:t>3.5.1</w:t>
      </w:r>
      <w:r w:rsidR="00640339">
        <w:t xml:space="preserve"> </w:t>
      </w:r>
      <w:r>
        <w:rPr>
          <w:rFonts w:hint="eastAsia"/>
        </w:rPr>
        <w:t>E</w:t>
      </w:r>
      <w:r>
        <w:t>-R</w:t>
      </w:r>
      <w:r>
        <w:rPr>
          <w:rFonts w:hint="eastAsia"/>
        </w:rPr>
        <w:t>图</w:t>
      </w:r>
      <w:bookmarkEnd w:id="122"/>
    </w:p>
    <w:p w14:paraId="26D6EEAD" w14:textId="7C49E913" w:rsidR="009245AE" w:rsidRDefault="00D31BAD" w:rsidP="009245AE">
      <w:pPr>
        <w:pStyle w:val="af7"/>
      </w:pPr>
      <w:r>
        <w:tab/>
      </w:r>
      <w:r w:rsidR="009245AE">
        <w:rPr>
          <w:rFonts w:hint="eastAsia"/>
        </w:rPr>
        <w:t>数据库设计是软件开发的重要内容，关于本小程序的开发，</w:t>
      </w:r>
      <w:r>
        <w:rPr>
          <w:rFonts w:hint="eastAsia"/>
        </w:rPr>
        <w:t>涉及到的表有三</w:t>
      </w:r>
      <w:r w:rsidR="002971F0">
        <w:rPr>
          <w:rFonts w:hint="eastAsia"/>
        </w:rPr>
        <w:t>张，</w:t>
      </w:r>
      <w:r>
        <w:rPr>
          <w:rFonts w:hint="eastAsia"/>
        </w:rPr>
        <w:t>分别为用户表、相册表、图像表，实体关系如图</w:t>
      </w:r>
      <w:r w:rsidR="00186351">
        <w:rPr>
          <w:rFonts w:hint="eastAsia"/>
        </w:rPr>
        <w:t>3-5</w:t>
      </w:r>
      <w:r>
        <w:rPr>
          <w:rFonts w:hint="eastAsia"/>
        </w:rPr>
        <w:t>所示。</w:t>
      </w:r>
      <w:r w:rsidR="009245AE">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lastRenderedPageBreak/>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23" w:name="_Toc66120206"/>
      <w:r>
        <w:rPr>
          <w:rFonts w:hint="eastAsia"/>
        </w:rPr>
        <w:t>3.5.2</w:t>
      </w:r>
      <w:r>
        <w:t xml:space="preserve"> </w:t>
      </w:r>
      <w:r>
        <w:rPr>
          <w:rFonts w:hint="eastAsia"/>
        </w:rPr>
        <w:t>用户信息表</w:t>
      </w:r>
      <w:bookmarkEnd w:id="123"/>
    </w:p>
    <w:p w14:paraId="72D64F72" w14:textId="1F728D5D" w:rsidR="00D31BAD" w:rsidRPr="00D31BAD" w:rsidRDefault="00D31BAD" w:rsidP="00D31BAD">
      <w:pPr>
        <w:spacing w:line="360" w:lineRule="auto"/>
        <w:ind w:firstLineChars="200" w:firstLine="480"/>
        <w:rPr>
          <w:sz w:val="24"/>
        </w:rPr>
      </w:pPr>
      <w:r>
        <w:rPr>
          <w:rFonts w:hint="eastAsia"/>
          <w:sz w:val="24"/>
        </w:rPr>
        <w:t>用户</w:t>
      </w:r>
      <w:r w:rsidR="002971F0">
        <w:rPr>
          <w:rFonts w:hint="eastAsia"/>
          <w:sz w:val="24"/>
        </w:rPr>
        <w:t>信息</w:t>
      </w:r>
      <w:r>
        <w:rPr>
          <w:rFonts w:hint="eastAsia"/>
          <w:sz w:val="24"/>
        </w:rPr>
        <w:t>表，主要用于用户登陆时验证，其中用户</w:t>
      </w:r>
      <w:r>
        <w:rPr>
          <w:rFonts w:hint="eastAsia"/>
          <w:sz w:val="24"/>
        </w:rPr>
        <w:t>id</w:t>
      </w:r>
      <w:r>
        <w:rPr>
          <w:rFonts w:hint="eastAsia"/>
          <w:sz w:val="24"/>
        </w:rPr>
        <w:t>、</w:t>
      </w:r>
      <w:proofErr w:type="gramStart"/>
      <w:r>
        <w:rPr>
          <w:rFonts w:hint="eastAsia"/>
          <w:sz w:val="24"/>
        </w:rPr>
        <w:t>微信唯一</w:t>
      </w:r>
      <w:proofErr w:type="gramEnd"/>
      <w:r>
        <w:rPr>
          <w:rFonts w:hint="eastAsia"/>
          <w:sz w:val="24"/>
        </w:rPr>
        <w:t>标识、用户状态用来身份</w:t>
      </w:r>
      <w:r w:rsidR="002971F0">
        <w:rPr>
          <w:rFonts w:hint="eastAsia"/>
          <w:sz w:val="24"/>
        </w:rPr>
        <w:t>认证，用户昵称、电话号码、微信号则用来保存用户信息。用户状态默认</w:t>
      </w:r>
      <w:r>
        <w:rPr>
          <w:rFonts w:hint="eastAsia"/>
          <w:sz w:val="24"/>
        </w:rPr>
        <w:t>为</w:t>
      </w:r>
      <w:r>
        <w:rPr>
          <w:rFonts w:hint="eastAsia"/>
          <w:sz w:val="24"/>
        </w:rPr>
        <w:t>normal</w:t>
      </w:r>
      <w:r w:rsidR="002971F0">
        <w:rPr>
          <w:rFonts w:hint="eastAsia"/>
          <w:sz w:val="24"/>
        </w:rPr>
        <w:t>，如果用户恶意上</w:t>
      </w:r>
      <w:proofErr w:type="gramStart"/>
      <w:r w:rsidR="002971F0">
        <w:rPr>
          <w:rFonts w:hint="eastAsia"/>
          <w:sz w:val="24"/>
        </w:rPr>
        <w:t>传非法</w:t>
      </w:r>
      <w:proofErr w:type="gramEnd"/>
      <w:r w:rsidR="002971F0">
        <w:rPr>
          <w:rFonts w:hint="eastAsia"/>
          <w:sz w:val="24"/>
        </w:rPr>
        <w:t>图片</w:t>
      </w:r>
      <w:r>
        <w:rPr>
          <w:rFonts w:hint="eastAsia"/>
          <w:sz w:val="24"/>
        </w:rPr>
        <w:t>，</w:t>
      </w:r>
      <w:r w:rsidR="002971F0">
        <w:rPr>
          <w:rFonts w:hint="eastAsia"/>
          <w:sz w:val="24"/>
        </w:rPr>
        <w:t>可以通过将</w:t>
      </w:r>
      <w:proofErr w:type="spellStart"/>
      <w:r w:rsidR="002971F0">
        <w:rPr>
          <w:rFonts w:hint="eastAsia"/>
          <w:sz w:val="24"/>
        </w:rPr>
        <w:t>ststus</w:t>
      </w:r>
      <w:proofErr w:type="spellEnd"/>
      <w:r w:rsidR="002971F0">
        <w:rPr>
          <w:rFonts w:hint="eastAsia"/>
          <w:sz w:val="24"/>
        </w:rPr>
        <w:t>改为</w:t>
      </w:r>
      <w:r w:rsidR="002971F0" w:rsidRPr="002971F0">
        <w:rPr>
          <w:sz w:val="24"/>
        </w:rPr>
        <w:t>illegal</w:t>
      </w:r>
      <w:r w:rsidR="002971F0">
        <w:rPr>
          <w:rFonts w:hint="eastAsia"/>
          <w:sz w:val="24"/>
        </w:rPr>
        <w:t>禁止该用户登录。</w:t>
      </w:r>
      <w:r>
        <w:rPr>
          <w:rFonts w:hint="eastAsia"/>
          <w:sz w:val="24"/>
        </w:rPr>
        <w:t>用户</w:t>
      </w:r>
      <w:r>
        <w:rPr>
          <w:rFonts w:hint="eastAsia"/>
          <w:sz w:val="24"/>
        </w:rPr>
        <w:t>id</w:t>
      </w:r>
      <w:r>
        <w:rPr>
          <w:rFonts w:hint="eastAsia"/>
          <w:sz w:val="24"/>
        </w:rPr>
        <w:t>为主键，并且自增。用户信息表如下所示</w:t>
      </w:r>
      <w:r w:rsidR="002971F0">
        <w:rPr>
          <w:rFonts w:hint="eastAsia"/>
          <w:sz w:val="24"/>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userid</w:t>
            </w:r>
            <w:proofErr w:type="spellEnd"/>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proofErr w:type="gramStart"/>
            <w:r w:rsidRPr="00D31BAD">
              <w:rPr>
                <w:color w:val="000000"/>
                <w:kern w:val="0"/>
                <w:szCs w:val="21"/>
              </w:rPr>
              <w:t>INT</w:t>
            </w:r>
            <w:r w:rsidRPr="00D31BAD">
              <w:rPr>
                <w:rFonts w:hint="eastAsia"/>
                <w:color w:val="000000"/>
                <w:kern w:val="0"/>
                <w:szCs w:val="21"/>
              </w:rPr>
              <w:t>(</w:t>
            </w:r>
            <w:proofErr w:type="gramEnd"/>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proofErr w:type="spellStart"/>
            <w:r w:rsidRPr="00D31BAD">
              <w:rPr>
                <w:color w:val="000000"/>
                <w:kern w:val="0"/>
                <w:szCs w:val="21"/>
              </w:rPr>
              <w:t>openeid</w:t>
            </w:r>
            <w:proofErr w:type="spellEnd"/>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微信用户</w:t>
            </w:r>
            <w:proofErr w:type="gramEnd"/>
            <w:r w:rsidRPr="00D31BAD">
              <w:rPr>
                <w:rFonts w:hint="eastAsia"/>
                <w:color w:val="000000"/>
                <w:kern w:val="0"/>
                <w:szCs w:val="21"/>
              </w:rPr>
              <w:t>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V</w:t>
            </w:r>
            <w:r w:rsidRPr="00D31BAD">
              <w:rPr>
                <w:color w:val="000000"/>
                <w:kern w:val="0"/>
                <w:szCs w:val="21"/>
              </w:rPr>
              <w:t>ARCHAR(</w:t>
            </w:r>
            <w:proofErr w:type="gramEnd"/>
            <w:r w:rsidRPr="00D31BAD">
              <w:rPr>
                <w:color w:val="000000"/>
                <w:kern w:val="0"/>
                <w:szCs w:val="21"/>
              </w:rPr>
              <w:t>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V</w:t>
            </w:r>
            <w:r w:rsidRPr="00D31BAD">
              <w:rPr>
                <w:color w:val="000000"/>
                <w:kern w:val="0"/>
                <w:szCs w:val="21"/>
              </w:rPr>
              <w:t>ARCHAR(</w:t>
            </w:r>
            <w:proofErr w:type="gramEnd"/>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V</w:t>
            </w:r>
            <w:r w:rsidRPr="00D31BAD">
              <w:rPr>
                <w:color w:val="000000"/>
                <w:kern w:val="0"/>
                <w:szCs w:val="21"/>
              </w:rPr>
              <w:t>ARCHAR(</w:t>
            </w:r>
            <w:proofErr w:type="gramEnd"/>
            <w:r w:rsidRPr="00D31BAD">
              <w:rPr>
                <w:color w:val="000000"/>
                <w:kern w:val="0"/>
                <w:szCs w:val="21"/>
              </w:rPr>
              <w:t>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phone</w:t>
            </w:r>
            <w:r w:rsidRPr="00D31BAD">
              <w:rPr>
                <w:color w:val="000000"/>
                <w:kern w:val="0"/>
                <w:szCs w:val="21"/>
              </w:rPr>
              <w:t>number</w:t>
            </w:r>
            <w:proofErr w:type="spellEnd"/>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V</w:t>
            </w:r>
            <w:r w:rsidRPr="00D31BAD">
              <w:rPr>
                <w:color w:val="000000"/>
                <w:kern w:val="0"/>
                <w:szCs w:val="21"/>
              </w:rPr>
              <w:t>ARCHAR(</w:t>
            </w:r>
            <w:proofErr w:type="gramEnd"/>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proofErr w:type="spellStart"/>
            <w:r w:rsidRPr="00D31BAD">
              <w:rPr>
                <w:rFonts w:hint="eastAsia"/>
                <w:color w:val="000000"/>
                <w:kern w:val="0"/>
                <w:szCs w:val="21"/>
              </w:rPr>
              <w:t>w</w:t>
            </w:r>
            <w:r w:rsidRPr="00D31BAD">
              <w:rPr>
                <w:color w:val="000000"/>
                <w:kern w:val="0"/>
                <w:szCs w:val="21"/>
              </w:rPr>
              <w:t>echatid</w:t>
            </w:r>
            <w:proofErr w:type="spellEnd"/>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V</w:t>
            </w:r>
            <w:r w:rsidRPr="00D31BAD">
              <w:rPr>
                <w:color w:val="000000"/>
                <w:kern w:val="0"/>
                <w:szCs w:val="21"/>
              </w:rPr>
              <w:t>ARCHAR(</w:t>
            </w:r>
            <w:proofErr w:type="gramEnd"/>
            <w:r w:rsidRPr="00D31BAD">
              <w:rPr>
                <w:color w:val="000000"/>
                <w:kern w:val="0"/>
                <w:szCs w:val="21"/>
              </w:rPr>
              <w:t>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24" w:name="_Toc66120207"/>
      <w:r>
        <w:rPr>
          <w:rFonts w:hint="eastAsia"/>
        </w:rPr>
        <w:t>3.5.3</w:t>
      </w:r>
      <w:r w:rsidR="00640339">
        <w:t xml:space="preserve"> </w:t>
      </w:r>
      <w:r>
        <w:rPr>
          <w:rFonts w:hint="eastAsia"/>
        </w:rPr>
        <w:t>相册信息表</w:t>
      </w:r>
      <w:bookmarkEnd w:id="124"/>
    </w:p>
    <w:p w14:paraId="53F58F83" w14:textId="0B56E11B"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proofErr w:type="spellStart"/>
      <w:r>
        <w:rPr>
          <w:rFonts w:hint="eastAsia"/>
        </w:rPr>
        <w:t>ststus</w:t>
      </w:r>
      <w:proofErr w:type="spellEnd"/>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album</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proofErr w:type="gramStart"/>
            <w:r>
              <w:rPr>
                <w:color w:val="000000"/>
                <w:kern w:val="0"/>
                <w:szCs w:val="21"/>
              </w:rPr>
              <w:t>INT</w:t>
            </w:r>
            <w:r w:rsidRPr="0055422A">
              <w:rPr>
                <w:rFonts w:hint="eastAsia"/>
                <w:color w:val="000000"/>
                <w:kern w:val="0"/>
                <w:szCs w:val="21"/>
              </w:rPr>
              <w:t>(</w:t>
            </w:r>
            <w:proofErr w:type="gramEnd"/>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u</w:t>
            </w:r>
            <w:r>
              <w:rPr>
                <w:color w:val="000000"/>
                <w:kern w:val="0"/>
                <w:szCs w:val="21"/>
              </w:rPr>
              <w:t>serid</w:t>
            </w:r>
            <w:proofErr w:type="spellEnd"/>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proofErr w:type="gramStart"/>
            <w:r>
              <w:rPr>
                <w:color w:val="000000"/>
                <w:kern w:val="0"/>
                <w:szCs w:val="21"/>
              </w:rPr>
              <w:t>INT</w:t>
            </w:r>
            <w:r w:rsidRPr="0055422A">
              <w:rPr>
                <w:rFonts w:hint="eastAsia"/>
                <w:color w:val="000000"/>
                <w:kern w:val="0"/>
                <w:szCs w:val="21"/>
              </w:rPr>
              <w:t>(</w:t>
            </w:r>
            <w:proofErr w:type="gramEnd"/>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a</w:t>
            </w:r>
            <w:r>
              <w:rPr>
                <w:color w:val="000000"/>
                <w:kern w:val="0"/>
                <w:szCs w:val="21"/>
              </w:rPr>
              <w:t>lbumname</w:t>
            </w:r>
            <w:proofErr w:type="spellEnd"/>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overimageid</w:t>
            </w:r>
            <w:proofErr w:type="spellEnd"/>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proofErr w:type="gramStart"/>
            <w:r>
              <w:rPr>
                <w:color w:val="000000"/>
                <w:kern w:val="0"/>
                <w:szCs w:val="21"/>
              </w:rPr>
              <w:t>INT</w:t>
            </w:r>
            <w:r w:rsidRPr="0055422A">
              <w:rPr>
                <w:rFonts w:hint="eastAsia"/>
                <w:color w:val="000000"/>
                <w:kern w:val="0"/>
                <w:szCs w:val="21"/>
              </w:rPr>
              <w:t>(</w:t>
            </w:r>
            <w:proofErr w:type="gramEnd"/>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c</w:t>
            </w:r>
            <w:r>
              <w:rPr>
                <w:color w:val="000000"/>
                <w:kern w:val="0"/>
                <w:szCs w:val="21"/>
              </w:rPr>
              <w:t>overimagepath</w:t>
            </w:r>
            <w:proofErr w:type="spellEnd"/>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albumtype</w:t>
            </w:r>
            <w:proofErr w:type="spellEnd"/>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25" w:name="_Toc66120208"/>
      <w:r>
        <w:rPr>
          <w:rFonts w:hint="eastAsia"/>
        </w:rPr>
        <w:t>3.5.4</w:t>
      </w:r>
      <w:r w:rsidR="00640339">
        <w:t xml:space="preserve"> </w:t>
      </w:r>
      <w:r>
        <w:rPr>
          <w:rFonts w:hint="eastAsia"/>
        </w:rPr>
        <w:t>图片信息表</w:t>
      </w:r>
      <w:bookmarkEnd w:id="125"/>
    </w:p>
    <w:p w14:paraId="4402058F" w14:textId="77777777" w:rsidR="00D31BAD" w:rsidRPr="00D31BAD" w:rsidRDefault="008C042B" w:rsidP="008C042B">
      <w:pPr>
        <w:pStyle w:val="af7"/>
      </w:pPr>
      <w:r>
        <w:tab/>
      </w: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w:t>
      </w:r>
      <w:proofErr w:type="gramEnd"/>
      <w:r>
        <w:rPr>
          <w:rFonts w:hint="eastAsia"/>
        </w:rPr>
        <w:t>云存储的实际保存路径，</w:t>
      </w:r>
      <w:r>
        <w:rPr>
          <w:rFonts w:hint="eastAsia"/>
        </w:rPr>
        <w:t>ai</w:t>
      </w:r>
      <w:r>
        <w:rPr>
          <w:rFonts w:hint="eastAsia"/>
        </w:rPr>
        <w:t>字段记录图像识别结果，</w:t>
      </w:r>
      <w:proofErr w:type="spellStart"/>
      <w:r>
        <w:rPr>
          <w:rFonts w:hint="eastAsia"/>
        </w:rPr>
        <w:t>labe</w:t>
      </w:r>
      <w:proofErr w:type="spellEnd"/>
      <w:r>
        <w:rPr>
          <w:rFonts w:hint="eastAsia"/>
        </w:rPr>
        <w:t>为用户自定义标签，</w:t>
      </w:r>
      <w:proofErr w:type="spellStart"/>
      <w:r>
        <w:rPr>
          <w:rFonts w:hint="eastAsia"/>
        </w:rPr>
        <w:t>ststus</w:t>
      </w:r>
      <w:proofErr w:type="spellEnd"/>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lastRenderedPageBreak/>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proofErr w:type="spellStart"/>
            <w:r>
              <w:rPr>
                <w:rFonts w:hint="eastAsia"/>
                <w:color w:val="000000"/>
                <w:kern w:val="0"/>
                <w:szCs w:val="21"/>
              </w:rPr>
              <w:t>imge</w:t>
            </w:r>
            <w:r>
              <w:rPr>
                <w:color w:val="000000"/>
                <w:kern w:val="0"/>
                <w:szCs w:val="21"/>
              </w:rPr>
              <w:t>id</w:t>
            </w:r>
            <w:proofErr w:type="spellEnd"/>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proofErr w:type="gramStart"/>
            <w:r>
              <w:rPr>
                <w:color w:val="000000"/>
                <w:kern w:val="0"/>
                <w:szCs w:val="21"/>
              </w:rPr>
              <w:t>INT</w:t>
            </w:r>
            <w:r w:rsidRPr="0055422A">
              <w:rPr>
                <w:rFonts w:hint="eastAsia"/>
                <w:color w:val="000000"/>
                <w:kern w:val="0"/>
                <w:szCs w:val="21"/>
              </w:rPr>
              <w:t>(</w:t>
            </w:r>
            <w:proofErr w:type="gramEnd"/>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albumid</w:t>
            </w:r>
            <w:proofErr w:type="spellEnd"/>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proofErr w:type="gramStart"/>
            <w:r>
              <w:rPr>
                <w:color w:val="000000"/>
                <w:kern w:val="0"/>
                <w:szCs w:val="21"/>
              </w:rPr>
              <w:t>INT</w:t>
            </w:r>
            <w:r w:rsidRPr="0055422A">
              <w:rPr>
                <w:rFonts w:hint="eastAsia"/>
                <w:color w:val="000000"/>
                <w:kern w:val="0"/>
                <w:szCs w:val="21"/>
              </w:rPr>
              <w:t>(</w:t>
            </w:r>
            <w:proofErr w:type="gramEnd"/>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proofErr w:type="spellStart"/>
            <w:r>
              <w:rPr>
                <w:color w:val="000000"/>
                <w:kern w:val="0"/>
                <w:szCs w:val="21"/>
              </w:rPr>
              <w:t>imagename</w:t>
            </w:r>
            <w:proofErr w:type="spellEnd"/>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color w:val="000000"/>
                <w:kern w:val="0"/>
                <w:szCs w:val="21"/>
              </w:rPr>
              <w:t>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proofErr w:type="gramStart"/>
            <w:r>
              <w:rPr>
                <w:rFonts w:hint="eastAsia"/>
                <w:color w:val="000000"/>
                <w:kern w:val="0"/>
                <w:szCs w:val="21"/>
              </w:rPr>
              <w:t>V</w:t>
            </w:r>
            <w:r>
              <w:rPr>
                <w:color w:val="000000"/>
                <w:kern w:val="0"/>
                <w:szCs w:val="21"/>
              </w:rPr>
              <w:t>ARCHAR(</w:t>
            </w:r>
            <w:proofErr w:type="gramEnd"/>
            <w:r>
              <w:rPr>
                <w:color w:val="000000"/>
                <w:kern w:val="0"/>
                <w:szCs w:val="21"/>
              </w:rPr>
              <w:t>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73403AB1" w14:textId="77777777" w:rsidR="009F03B1" w:rsidRDefault="009F03B1" w:rsidP="00474A53">
      <w:pPr>
        <w:spacing w:line="360" w:lineRule="auto"/>
        <w:rPr>
          <w:rFonts w:ascii="宋体" w:hAnsi="宋体"/>
          <w:sz w:val="24"/>
        </w:rPr>
      </w:pPr>
    </w:p>
    <w:p w14:paraId="021897FC" w14:textId="77777777" w:rsidR="00380DEF" w:rsidRDefault="00380DEF" w:rsidP="00474A53">
      <w:pPr>
        <w:spacing w:line="360" w:lineRule="auto"/>
        <w:rPr>
          <w:rFonts w:ascii="宋体" w:hAnsi="宋体"/>
          <w:sz w:val="24"/>
        </w:rPr>
      </w:pPr>
    </w:p>
    <w:p w14:paraId="048B3F72" w14:textId="77777777" w:rsidR="00380DEF" w:rsidRDefault="00380DEF" w:rsidP="00474A53">
      <w:pPr>
        <w:spacing w:line="360" w:lineRule="auto"/>
        <w:rPr>
          <w:rFonts w:ascii="宋体" w:hAnsi="宋体"/>
          <w:sz w:val="24"/>
        </w:rPr>
      </w:pPr>
    </w:p>
    <w:p w14:paraId="6D0DA1ED" w14:textId="77777777" w:rsidR="00380DEF" w:rsidRDefault="00380DEF" w:rsidP="00474A53">
      <w:pPr>
        <w:spacing w:line="360" w:lineRule="auto"/>
        <w:rPr>
          <w:rFonts w:ascii="宋体" w:hAnsi="宋体"/>
          <w:sz w:val="24"/>
        </w:rPr>
      </w:pPr>
    </w:p>
    <w:p w14:paraId="3F09E3B2" w14:textId="77777777" w:rsidR="00380DEF" w:rsidRDefault="00380DEF" w:rsidP="00474A53">
      <w:pPr>
        <w:spacing w:line="360" w:lineRule="auto"/>
        <w:rPr>
          <w:rFonts w:ascii="宋体" w:hAnsi="宋体"/>
          <w:sz w:val="24"/>
        </w:rPr>
      </w:pPr>
    </w:p>
    <w:p w14:paraId="7970EFDD" w14:textId="77777777" w:rsidR="00380DEF" w:rsidRDefault="00380DEF" w:rsidP="00474A53">
      <w:pPr>
        <w:spacing w:line="360" w:lineRule="auto"/>
        <w:rPr>
          <w:rFonts w:ascii="宋体" w:hAnsi="宋体"/>
          <w:sz w:val="24"/>
        </w:rPr>
      </w:pPr>
    </w:p>
    <w:p w14:paraId="7CAEE712" w14:textId="77777777" w:rsidR="00380DEF" w:rsidRDefault="00380DEF" w:rsidP="00474A53">
      <w:pPr>
        <w:spacing w:line="360" w:lineRule="auto"/>
        <w:rPr>
          <w:rFonts w:ascii="宋体" w:hAnsi="宋体"/>
          <w:sz w:val="24"/>
        </w:rPr>
      </w:pPr>
    </w:p>
    <w:p w14:paraId="5CE38C0F" w14:textId="77777777" w:rsidR="003B4247" w:rsidRDefault="003B4247" w:rsidP="00474A53">
      <w:pPr>
        <w:spacing w:line="360" w:lineRule="auto"/>
        <w:rPr>
          <w:rFonts w:ascii="宋体" w:hAnsi="宋体"/>
          <w:sz w:val="24"/>
        </w:rPr>
      </w:pPr>
    </w:p>
    <w:p w14:paraId="2080F24B" w14:textId="77777777" w:rsidR="003B4247" w:rsidRDefault="003B4247" w:rsidP="00474A53">
      <w:pPr>
        <w:spacing w:line="360" w:lineRule="auto"/>
        <w:rPr>
          <w:rFonts w:ascii="宋体" w:hAnsi="宋体"/>
          <w:sz w:val="24"/>
        </w:rPr>
      </w:pPr>
    </w:p>
    <w:p w14:paraId="0DDBEEBB" w14:textId="77777777" w:rsidR="003B4247" w:rsidRDefault="003B4247" w:rsidP="00474A53">
      <w:pPr>
        <w:spacing w:line="360" w:lineRule="auto"/>
        <w:rPr>
          <w:rFonts w:ascii="宋体" w:hAnsi="宋体"/>
          <w:sz w:val="24"/>
        </w:rPr>
      </w:pPr>
    </w:p>
    <w:p w14:paraId="49623A59" w14:textId="77777777" w:rsidR="003B4247" w:rsidRDefault="003B4247" w:rsidP="00474A53">
      <w:pPr>
        <w:spacing w:line="360" w:lineRule="auto"/>
        <w:rPr>
          <w:rFonts w:ascii="宋体" w:hAnsi="宋体"/>
          <w:sz w:val="24"/>
        </w:rPr>
      </w:pPr>
    </w:p>
    <w:p w14:paraId="58654DEF" w14:textId="77777777" w:rsidR="003B4247" w:rsidRDefault="003B4247" w:rsidP="00474A53">
      <w:pPr>
        <w:spacing w:line="360" w:lineRule="auto"/>
        <w:rPr>
          <w:rFonts w:ascii="宋体" w:hAnsi="宋体"/>
          <w:sz w:val="24"/>
        </w:rPr>
      </w:pPr>
    </w:p>
    <w:p w14:paraId="416BAF5A" w14:textId="77777777" w:rsidR="003B4247" w:rsidRDefault="003B4247" w:rsidP="00474A53">
      <w:pPr>
        <w:spacing w:line="360" w:lineRule="auto"/>
        <w:rPr>
          <w:rFonts w:ascii="宋体" w:hAnsi="宋体"/>
          <w:sz w:val="24"/>
        </w:rPr>
      </w:pPr>
    </w:p>
    <w:p w14:paraId="5B32EE41" w14:textId="77777777" w:rsidR="003B4247" w:rsidRDefault="003B4247" w:rsidP="00474A53">
      <w:pPr>
        <w:spacing w:line="360" w:lineRule="auto"/>
        <w:rPr>
          <w:rFonts w:ascii="宋体" w:hAnsi="宋体"/>
          <w:sz w:val="24"/>
        </w:rPr>
      </w:pPr>
    </w:p>
    <w:p w14:paraId="4BEB164B" w14:textId="77777777"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26" w:name="_Toc32173305"/>
      <w:bookmarkStart w:id="127" w:name="_Toc32174970"/>
      <w:bookmarkStart w:id="128" w:name="_Toc32176191"/>
      <w:bookmarkStart w:id="129" w:name="_Toc66120209"/>
      <w:r>
        <w:rPr>
          <w:rFonts w:hint="eastAsia"/>
        </w:rPr>
        <w:lastRenderedPageBreak/>
        <w:t xml:space="preserve">第4章 </w:t>
      </w:r>
      <w:r w:rsidRPr="00154D73">
        <w:rPr>
          <w:rFonts w:hint="eastAsia"/>
        </w:rPr>
        <w:t xml:space="preserve"> </w:t>
      </w:r>
      <w:bookmarkStart w:id="130" w:name="OLE_LINK29"/>
      <w:bookmarkStart w:id="131" w:name="OLE_LINK30"/>
      <w:r>
        <w:rPr>
          <w:rFonts w:hint="eastAsia"/>
        </w:rPr>
        <w:t>系统实现</w:t>
      </w:r>
      <w:bookmarkEnd w:id="126"/>
      <w:bookmarkEnd w:id="127"/>
      <w:bookmarkEnd w:id="128"/>
      <w:bookmarkEnd w:id="129"/>
      <w:bookmarkEnd w:id="130"/>
      <w:bookmarkEnd w:id="131"/>
    </w:p>
    <w:p w14:paraId="1C51900D" w14:textId="77777777" w:rsidR="00E23D76" w:rsidRPr="00E23D76" w:rsidRDefault="00E23D76" w:rsidP="00E23D76"/>
    <w:p w14:paraId="001016CC" w14:textId="77777777" w:rsidR="004C7258" w:rsidRDefault="004C7258" w:rsidP="00380DEF">
      <w:pPr>
        <w:pStyle w:val="2"/>
      </w:pPr>
      <w:bookmarkStart w:id="132" w:name="_Toc32173306"/>
      <w:bookmarkStart w:id="133" w:name="_Toc32174971"/>
      <w:bookmarkStart w:id="134" w:name="_Toc32176192"/>
      <w:bookmarkStart w:id="135" w:name="_Toc66120210"/>
      <w:r w:rsidRPr="008D1C78">
        <w:rPr>
          <w:rFonts w:hint="eastAsia"/>
        </w:rPr>
        <w:t xml:space="preserve">4.1 </w:t>
      </w:r>
      <w:bookmarkEnd w:id="132"/>
      <w:bookmarkEnd w:id="133"/>
      <w:bookmarkEnd w:id="134"/>
      <w:r w:rsidR="000D0EDB">
        <w:rPr>
          <w:rFonts w:hint="eastAsia"/>
        </w:rPr>
        <w:t>开发环境配置</w:t>
      </w:r>
      <w:bookmarkEnd w:id="135"/>
    </w:p>
    <w:p w14:paraId="04473BF2" w14:textId="77777777" w:rsidR="000D0EDB" w:rsidRDefault="00A73403" w:rsidP="00A73403">
      <w:pPr>
        <w:pStyle w:val="3"/>
      </w:pPr>
      <w:bookmarkStart w:id="136" w:name="_Toc66120211"/>
      <w:r>
        <w:rPr>
          <w:rFonts w:hint="eastAsia"/>
        </w:rPr>
        <w:t>4.1.1</w:t>
      </w:r>
      <w:proofErr w:type="gramStart"/>
      <w:r>
        <w:rPr>
          <w:rFonts w:hint="eastAsia"/>
        </w:rPr>
        <w:t>微信小</w:t>
      </w:r>
      <w:proofErr w:type="gramEnd"/>
      <w:r>
        <w:rPr>
          <w:rFonts w:hint="eastAsia"/>
        </w:rPr>
        <w:t>程序注册及开发工具安装</w:t>
      </w:r>
      <w:bookmarkEnd w:id="136"/>
    </w:p>
    <w:p w14:paraId="3BD3705B" w14:textId="77777777" w:rsidR="00D7616E" w:rsidRDefault="00A73403" w:rsidP="00A73403">
      <w:pPr>
        <w:pStyle w:val="af7"/>
      </w:pPr>
      <w:r>
        <w:tab/>
      </w:r>
      <w:proofErr w:type="gramStart"/>
      <w:r>
        <w:rPr>
          <w:rFonts w:hint="eastAsia"/>
        </w:rPr>
        <w:t>开发微信小</w:t>
      </w:r>
      <w:proofErr w:type="gramEnd"/>
      <w:r>
        <w:rPr>
          <w:rFonts w:hint="eastAsia"/>
        </w:rPr>
        <w:t>程序的第一步是申请注册一个小程序</w:t>
      </w:r>
      <w:proofErr w:type="spellStart"/>
      <w:r>
        <w:rPr>
          <w:rFonts w:hint="eastAsia"/>
        </w:rPr>
        <w:t>A</w:t>
      </w:r>
      <w:r>
        <w:t>ppID</w:t>
      </w:r>
      <w:proofErr w:type="spellEnd"/>
      <w:r>
        <w:rPr>
          <w:rFonts w:hint="eastAsia"/>
        </w:rPr>
        <w:t>，需要到</w:t>
      </w:r>
      <w:proofErr w:type="gramStart"/>
      <w:r>
        <w:rPr>
          <w:rFonts w:hint="eastAsia"/>
        </w:rPr>
        <w:t>微信公</w:t>
      </w:r>
      <w:proofErr w:type="gramEnd"/>
      <w:r>
        <w:rPr>
          <w:rFonts w:hint="eastAsia"/>
        </w:rPr>
        <w:t>众平台通过邮箱进行申请，如果没有注册小程序</w:t>
      </w:r>
      <w:proofErr w:type="spellStart"/>
      <w:r>
        <w:rPr>
          <w:rFonts w:hint="eastAsia"/>
        </w:rPr>
        <w:t>A</w:t>
      </w:r>
      <w:r>
        <w:t>ppID</w:t>
      </w:r>
      <w:proofErr w:type="spellEnd"/>
      <w:r>
        <w:rPr>
          <w:rFonts w:hint="eastAsia"/>
        </w:rPr>
        <w:t>的话，可以先使用测试号，但是无法使用</w:t>
      </w:r>
      <w:proofErr w:type="gramStart"/>
      <w:r>
        <w:rPr>
          <w:rFonts w:hint="eastAsia"/>
        </w:rPr>
        <w:t>微信云开</w:t>
      </w:r>
      <w:proofErr w:type="gramEnd"/>
      <w:r>
        <w:rPr>
          <w:rFonts w:hint="eastAsia"/>
        </w:rPr>
        <w:t>发功能。注册好</w:t>
      </w:r>
      <w:proofErr w:type="spellStart"/>
      <w:r>
        <w:rPr>
          <w:rFonts w:hint="eastAsia"/>
        </w:rPr>
        <w:t>A</w:t>
      </w:r>
      <w:r>
        <w:t>ppID</w:t>
      </w:r>
      <w:proofErr w:type="spellEnd"/>
      <w:r>
        <w:rPr>
          <w:rFonts w:hint="eastAsia"/>
        </w:rPr>
        <w:t>后，下载并安装</w:t>
      </w:r>
      <w:proofErr w:type="gramStart"/>
      <w:r>
        <w:rPr>
          <w:rFonts w:hint="eastAsia"/>
        </w:rPr>
        <w:t>微信开发</w:t>
      </w:r>
      <w:proofErr w:type="gramEnd"/>
      <w:r>
        <w:rPr>
          <w:rFonts w:hint="eastAsia"/>
        </w:rPr>
        <w:t>者工具，这是</w:t>
      </w:r>
      <w:proofErr w:type="gramStart"/>
      <w:r>
        <w:rPr>
          <w:rFonts w:hint="eastAsia"/>
        </w:rPr>
        <w:t>微信官</w:t>
      </w:r>
      <w:proofErr w:type="gramEnd"/>
      <w:r>
        <w:rPr>
          <w:rFonts w:hint="eastAsia"/>
        </w:rPr>
        <w:t>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proofErr w:type="spellStart"/>
      <w:r w:rsidR="00896E4F">
        <w:rPr>
          <w:rFonts w:hint="eastAsia"/>
        </w:rPr>
        <w:t>Spring</w:t>
      </w:r>
      <w:r w:rsidR="00896E4F">
        <w:t>Boot</w:t>
      </w:r>
      <w:proofErr w:type="spellEnd"/>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77777777" w:rsidR="00D7616E" w:rsidRDefault="00D7616E" w:rsidP="00D7616E">
      <w:pPr>
        <w:pStyle w:val="af7"/>
        <w:numPr>
          <w:ilvl w:val="0"/>
          <w:numId w:val="28"/>
        </w:numPr>
      </w:pPr>
      <w:proofErr w:type="spellStart"/>
      <w:r>
        <w:rPr>
          <w:rFonts w:hint="eastAsia"/>
        </w:rPr>
        <w:t>Mysql</w:t>
      </w:r>
      <w:proofErr w:type="spellEnd"/>
      <w:r>
        <w:rPr>
          <w:rFonts w:hint="eastAsia"/>
        </w:rPr>
        <w:t>数据库</w:t>
      </w:r>
    </w:p>
    <w:p w14:paraId="06A4A943" w14:textId="77777777" w:rsidR="00D7616E" w:rsidRDefault="00D7616E" w:rsidP="00D7616E">
      <w:pPr>
        <w:pStyle w:val="af7"/>
        <w:numPr>
          <w:ilvl w:val="0"/>
          <w:numId w:val="28"/>
        </w:numPr>
      </w:pPr>
      <w:proofErr w:type="spellStart"/>
      <w:r>
        <w:rPr>
          <w:rFonts w:hint="eastAsia"/>
        </w:rPr>
        <w:t>X</w:t>
      </w:r>
      <w:r>
        <w:t>shell</w:t>
      </w:r>
      <w:proofErr w:type="spellEnd"/>
      <w:r>
        <w:rPr>
          <w:rFonts w:hint="eastAsia"/>
        </w:rPr>
        <w:t>，便于远程控制操作云服务器</w:t>
      </w:r>
    </w:p>
    <w:p w14:paraId="75FE3120" w14:textId="77777777" w:rsidR="00D7616E" w:rsidRDefault="00D7616E" w:rsidP="00D7616E">
      <w:pPr>
        <w:pStyle w:val="af7"/>
        <w:numPr>
          <w:ilvl w:val="0"/>
          <w:numId w:val="28"/>
        </w:numPr>
      </w:pPr>
      <w:r>
        <w:t>P</w:t>
      </w:r>
      <w:r>
        <w:rPr>
          <w:rFonts w:hint="eastAsia"/>
        </w:rPr>
        <w:t>ostman</w:t>
      </w:r>
      <w:r>
        <w:rPr>
          <w:rFonts w:hint="eastAsia"/>
        </w:rPr>
        <w:t>，进行接口调试</w:t>
      </w:r>
    </w:p>
    <w:p w14:paraId="33AF84E6" w14:textId="77777777" w:rsidR="00D7616E" w:rsidRDefault="00D7616E" w:rsidP="00D7616E">
      <w:pPr>
        <w:pStyle w:val="af7"/>
        <w:numPr>
          <w:ilvl w:val="0"/>
          <w:numId w:val="28"/>
        </w:numPr>
      </w:pPr>
      <w:proofErr w:type="spellStart"/>
      <w:r w:rsidRPr="00D7616E">
        <w:t>Navicat</w:t>
      </w:r>
      <w:proofErr w:type="spellEnd"/>
      <w:r w:rsidRPr="00D7616E">
        <w:t xml:space="preserve"> 12 for MySQL</w:t>
      </w:r>
      <w:r>
        <w:rPr>
          <w:rFonts w:hint="eastAsia"/>
        </w:rPr>
        <w:t>，管理维护数据库</w:t>
      </w:r>
    </w:p>
    <w:p w14:paraId="6F8A3129" w14:textId="77777777" w:rsidR="00A73403" w:rsidRDefault="00D7616E" w:rsidP="00D7616E">
      <w:pPr>
        <w:pStyle w:val="af7"/>
        <w:numPr>
          <w:ilvl w:val="0"/>
          <w:numId w:val="28"/>
        </w:numPr>
      </w:pPr>
      <w:r>
        <w:t>G</w:t>
      </w:r>
      <w:r>
        <w:rPr>
          <w:rFonts w:hint="eastAsia"/>
        </w:rPr>
        <w:t>it</w:t>
      </w:r>
      <w:r>
        <w:rPr>
          <w:rFonts w:hint="eastAsia"/>
        </w:rPr>
        <w:t>，进行版本控制</w:t>
      </w:r>
    </w:p>
    <w:p w14:paraId="238CE849" w14:textId="77777777" w:rsidR="004266BD" w:rsidRDefault="004266BD" w:rsidP="004266BD">
      <w:pPr>
        <w:pStyle w:val="3"/>
      </w:pPr>
      <w:bookmarkStart w:id="137" w:name="_Toc66120212"/>
      <w:r>
        <w:rPr>
          <w:rFonts w:hint="eastAsia"/>
        </w:rPr>
        <w:t>4.1.2</w:t>
      </w:r>
      <w:r>
        <w:rPr>
          <w:rFonts w:hint="eastAsia"/>
        </w:rPr>
        <w:t>云服务器购买及配置</w:t>
      </w:r>
      <w:bookmarkEnd w:id="137"/>
    </w:p>
    <w:p w14:paraId="6FB7EBB1" w14:textId="77777777" w:rsidR="004266BD" w:rsidRDefault="004266BD" w:rsidP="00CA45EF">
      <w:pPr>
        <w:pStyle w:val="af7"/>
      </w:pPr>
      <w:r>
        <w:tab/>
      </w:r>
      <w:r>
        <w:rPr>
          <w:rFonts w:hint="eastAsia"/>
        </w:rPr>
        <w:t>购买阿里云服务器，我购买的是轻</w:t>
      </w:r>
      <w:proofErr w:type="gramStart"/>
      <w:r>
        <w:rPr>
          <w:rFonts w:hint="eastAsia"/>
        </w:rPr>
        <w:t>量应用</w:t>
      </w:r>
      <w:proofErr w:type="gramEnd"/>
      <w:r>
        <w:rPr>
          <w:rFonts w:hint="eastAsia"/>
        </w:rPr>
        <w:t>服务器，足够项目使用，云服务器安装</w:t>
      </w:r>
      <w:r>
        <w:rPr>
          <w:rFonts w:hint="eastAsia"/>
        </w:rPr>
        <w:t>JDK</w:t>
      </w:r>
      <w:r>
        <w:t xml:space="preserve"> </w:t>
      </w:r>
      <w:r>
        <w:rPr>
          <w:rFonts w:hint="eastAsia"/>
        </w:rPr>
        <w:t>和</w:t>
      </w:r>
      <w:r>
        <w:rPr>
          <w:rFonts w:hint="eastAsia"/>
        </w:rPr>
        <w:t>MySQL</w:t>
      </w:r>
      <w:r>
        <w:rPr>
          <w:rFonts w:hint="eastAsia"/>
        </w:rPr>
        <w:t>数据库，</w:t>
      </w:r>
      <w:proofErr w:type="gramStart"/>
      <w:r>
        <w:rPr>
          <w:rFonts w:hint="eastAsia"/>
        </w:rPr>
        <w:t>由于微信</w:t>
      </w:r>
      <w:proofErr w:type="gramEnd"/>
      <w:r>
        <w:rPr>
          <w:rFonts w:hint="eastAsia"/>
        </w:rPr>
        <w:t>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w:t>
      </w:r>
      <w:proofErr w:type="gramStart"/>
      <w:r w:rsidR="00CA45EF">
        <w:rPr>
          <w:rFonts w:hint="eastAsia"/>
        </w:rPr>
        <w:t>的</w:t>
      </w:r>
      <w:proofErr w:type="gramEnd"/>
      <w:r w:rsidR="00CA45EF">
        <w:rPr>
          <w:rFonts w:hint="eastAsia"/>
        </w:rPr>
        <w:t>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proofErr w:type="spellStart"/>
      <w:r w:rsidR="00CA45EF">
        <w:rPr>
          <w:rFonts w:hint="eastAsia"/>
        </w:rPr>
        <w:t>SSl</w:t>
      </w:r>
      <w:proofErr w:type="spellEnd"/>
      <w:r w:rsidR="00CA45EF">
        <w:rPr>
          <w:rFonts w:hint="eastAsia"/>
        </w:rPr>
        <w:t>证书，全部完成后，小程序可以访问</w:t>
      </w:r>
      <w:r w:rsidR="00E37401">
        <w:fldChar w:fldCharType="begin"/>
      </w:r>
      <w:r w:rsidR="00E37401">
        <w:instrText xml:space="preserve"> HYPERLINK "https://xinyuoo1.top" </w:instrText>
      </w:r>
      <w:r w:rsidR="00E37401">
        <w:fldChar w:fldCharType="separate"/>
      </w:r>
      <w:r w:rsidR="00CA45EF" w:rsidRPr="00A263DE">
        <w:rPr>
          <w:rStyle w:val="a7"/>
        </w:rPr>
        <w:t>https://xinyuoo1.top</w:t>
      </w:r>
      <w:r w:rsidR="00E37401">
        <w:rPr>
          <w:rStyle w:val="a7"/>
        </w:rPr>
        <w:fldChar w:fldCharType="end"/>
      </w:r>
      <w:r w:rsidR="00CA45EF">
        <w:rPr>
          <w:rFonts w:hint="eastAsia"/>
        </w:rPr>
        <w:t>来使用后端服务器的接口。</w:t>
      </w:r>
    </w:p>
    <w:p w14:paraId="7DD9E7D3" w14:textId="77777777"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77777777" w:rsidR="00CA45EF" w:rsidRDefault="00CA45EF" w:rsidP="00CA45EF">
      <w:pPr>
        <w:pStyle w:val="3"/>
      </w:pPr>
      <w:bookmarkStart w:id="138" w:name="_Toc66120213"/>
      <w:r>
        <w:rPr>
          <w:rFonts w:hint="eastAsia"/>
        </w:rPr>
        <w:lastRenderedPageBreak/>
        <w:t>4.1.3</w:t>
      </w:r>
      <w:proofErr w:type="gramStart"/>
      <w:r>
        <w:rPr>
          <w:rFonts w:hint="eastAsia"/>
        </w:rPr>
        <w:t>百</w:t>
      </w:r>
      <w:proofErr w:type="gramEnd"/>
      <w:r>
        <w:rPr>
          <w:rFonts w:hint="eastAsia"/>
        </w:rPr>
        <w:t>度图像识别接口申请</w:t>
      </w:r>
      <w:bookmarkEnd w:id="138"/>
    </w:p>
    <w:p w14:paraId="1F258E97" w14:textId="77777777"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39" w:name="_Toc66120214"/>
      <w:r>
        <w:rPr>
          <w:rFonts w:hint="eastAsia"/>
        </w:rPr>
        <w:t>4.1.3</w:t>
      </w:r>
      <w:r>
        <w:rPr>
          <w:rFonts w:hint="eastAsia"/>
        </w:rPr>
        <w:t>软件版本</w:t>
      </w:r>
      <w:bookmarkEnd w:id="139"/>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proofErr w:type="gramStart"/>
            <w:r w:rsidRPr="00D2024E">
              <w:rPr>
                <w:rFonts w:ascii="宋体" w:hAnsi="宋体" w:hint="eastAsia"/>
                <w:sz w:val="21"/>
              </w:rPr>
              <w:t>微信开发者工具</w:t>
            </w:r>
            <w:proofErr w:type="gramEnd"/>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77777777" w:rsidR="00CA45EF" w:rsidRPr="00D2024E" w:rsidRDefault="00896E4F" w:rsidP="00CA45EF">
            <w:pPr>
              <w:pStyle w:val="af7"/>
              <w:rPr>
                <w:rFonts w:ascii="宋体" w:hAnsi="宋体"/>
                <w:sz w:val="21"/>
              </w:rPr>
            </w:pPr>
            <w:proofErr w:type="spellStart"/>
            <w:r w:rsidRPr="00D2024E">
              <w:rPr>
                <w:rFonts w:ascii="宋体" w:hAnsi="宋体" w:hint="eastAsia"/>
                <w:sz w:val="21"/>
              </w:rPr>
              <w:t>S</w:t>
            </w:r>
            <w:r w:rsidRPr="00D2024E">
              <w:rPr>
                <w:rFonts w:ascii="宋体" w:hAnsi="宋体"/>
                <w:sz w:val="21"/>
              </w:rPr>
              <w:t>pringBoot</w:t>
            </w:r>
            <w:proofErr w:type="spellEnd"/>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proofErr w:type="spellStart"/>
            <w:r w:rsidRPr="00D2024E">
              <w:rPr>
                <w:rFonts w:ascii="宋体" w:hAnsi="宋体"/>
                <w:sz w:val="21"/>
              </w:rPr>
              <w:t>X</w:t>
            </w:r>
            <w:r w:rsidRPr="00D2024E">
              <w:rPr>
                <w:rFonts w:ascii="宋体" w:hAnsi="宋体" w:hint="eastAsia"/>
                <w:sz w:val="21"/>
              </w:rPr>
              <w:t>shell</w:t>
            </w:r>
            <w:proofErr w:type="spellEnd"/>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proofErr w:type="gramStart"/>
            <w:r>
              <w:rPr>
                <w:rFonts w:ascii="宋体" w:hAnsi="宋体" w:hint="eastAsia"/>
                <w:sz w:val="21"/>
              </w:rPr>
              <w:t>云服务</w:t>
            </w:r>
            <w:proofErr w:type="gramEnd"/>
            <w:r>
              <w:rPr>
                <w:rFonts w:ascii="宋体" w:hAnsi="宋体" w:hint="eastAsia"/>
                <w:sz w:val="21"/>
              </w:rPr>
              <w:t>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40" w:name="_Toc66120215"/>
      <w:r>
        <w:rPr>
          <w:rFonts w:hint="eastAsia"/>
        </w:rPr>
        <w:t>4.2</w:t>
      </w:r>
      <w:r>
        <w:rPr>
          <w:rFonts w:hint="eastAsia"/>
        </w:rPr>
        <w:t>小程序开发</w:t>
      </w:r>
      <w:bookmarkEnd w:id="140"/>
    </w:p>
    <w:p w14:paraId="75EE3BAA" w14:textId="77777777" w:rsidR="00BA373E" w:rsidRDefault="00BA373E" w:rsidP="00BA373E">
      <w:pPr>
        <w:pStyle w:val="3"/>
      </w:pPr>
      <w:bookmarkStart w:id="141" w:name="_Toc66120216"/>
      <w:r>
        <w:rPr>
          <w:rFonts w:hint="eastAsia"/>
        </w:rPr>
        <w:t>4.2.1.</w:t>
      </w:r>
      <w:r>
        <w:rPr>
          <w:rFonts w:hint="eastAsia"/>
        </w:rPr>
        <w:t>页面设计</w:t>
      </w:r>
      <w:bookmarkEnd w:id="141"/>
    </w:p>
    <w:p w14:paraId="4F73D734" w14:textId="476D3D33"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w:t>
      </w:r>
      <w:proofErr w:type="gramStart"/>
      <w:r w:rsidR="00672378">
        <w:rPr>
          <w:rFonts w:hint="eastAsia"/>
        </w:rPr>
        <w:t>轮播图</w:t>
      </w:r>
      <w:proofErr w:type="gramEnd"/>
      <w:r w:rsidR="00672378">
        <w:rPr>
          <w:rFonts w:hint="eastAsia"/>
        </w:rPr>
        <w:t>，可以滑动显示图片，下方则是共享相册，上下滑动查看。主页效果图和页面结构如图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4">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77777777" w:rsidR="00672378" w:rsidRPr="00E32AC6" w:rsidRDefault="00672378" w:rsidP="00E32AC6">
      <w:pPr>
        <w:pStyle w:val="af7"/>
      </w:pPr>
      <w:r w:rsidRPr="00E32AC6">
        <w:tab/>
      </w:r>
      <w:r w:rsidRPr="00E32AC6">
        <w:t>每个小程序</w:t>
      </w:r>
      <w:r w:rsidRPr="00E32AC6">
        <w:rPr>
          <w:rFonts w:hint="eastAsia"/>
        </w:rPr>
        <w:t>页面都需要使用到四个文件，后缀分别为</w:t>
      </w:r>
      <w:proofErr w:type="spellStart"/>
      <w:r w:rsidRPr="00E32AC6">
        <w:t>js</w:t>
      </w:r>
      <w:proofErr w:type="spellEnd"/>
      <w:r w:rsidRPr="00E32AC6">
        <w:rPr>
          <w:rFonts w:hint="eastAsia"/>
        </w:rPr>
        <w:t>、</w:t>
      </w:r>
      <w:r w:rsidRPr="00E32AC6">
        <w:rPr>
          <w:rFonts w:hint="eastAsia"/>
        </w:rPr>
        <w:t>j</w:t>
      </w:r>
      <w:r w:rsidRPr="00E32AC6">
        <w:t>son</w:t>
      </w:r>
      <w:r w:rsidRPr="00E32AC6">
        <w:rPr>
          <w:rFonts w:hint="eastAsia"/>
        </w:rPr>
        <w:t>、</w:t>
      </w:r>
      <w:proofErr w:type="spellStart"/>
      <w:r w:rsidRPr="00E32AC6">
        <w:rPr>
          <w:rFonts w:hint="eastAsia"/>
        </w:rPr>
        <w:t>w</w:t>
      </w:r>
      <w:r w:rsidRPr="00E32AC6">
        <w:t>xss</w:t>
      </w:r>
      <w:proofErr w:type="spellEnd"/>
      <w:r w:rsidRPr="00E32AC6">
        <w:rPr>
          <w:rFonts w:hint="eastAsia"/>
        </w:rPr>
        <w:t>、</w:t>
      </w:r>
      <w:proofErr w:type="spellStart"/>
      <w:r w:rsidRPr="00E32AC6">
        <w:rPr>
          <w:rFonts w:hint="eastAsia"/>
        </w:rPr>
        <w:t>w</w:t>
      </w:r>
      <w:r w:rsidRPr="00E32AC6">
        <w:t>xml</w:t>
      </w:r>
      <w:proofErr w:type="spellEnd"/>
      <w:r w:rsidRPr="00E32AC6">
        <w:t>。其中</w:t>
      </w:r>
      <w:proofErr w:type="spellStart"/>
      <w:r w:rsidRPr="00E32AC6">
        <w:t>js</w:t>
      </w:r>
      <w:proofErr w:type="spellEnd"/>
      <w:r w:rsidR="00A54EC3" w:rsidRPr="00E32AC6">
        <w:rPr>
          <w:rFonts w:hint="eastAsia"/>
        </w:rPr>
        <w:t>脚本文件负责逻辑层的实现，</w:t>
      </w:r>
      <w:proofErr w:type="spellStart"/>
      <w:r w:rsidR="00A54EC3" w:rsidRPr="00E32AC6">
        <w:rPr>
          <w:rFonts w:hint="eastAsia"/>
        </w:rPr>
        <w:t>wxml</w:t>
      </w:r>
      <w:proofErr w:type="spellEnd"/>
      <w:r w:rsidR="00A54EC3" w:rsidRPr="00E32AC6">
        <w:rPr>
          <w:rFonts w:hint="eastAsia"/>
        </w:rPr>
        <w:t>和</w:t>
      </w:r>
      <w:proofErr w:type="spellStart"/>
      <w:r w:rsidR="00A54EC3" w:rsidRPr="00E32AC6">
        <w:rPr>
          <w:rFonts w:hint="eastAsia"/>
        </w:rPr>
        <w:t>wxss</w:t>
      </w:r>
      <w:proofErr w:type="spellEnd"/>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w:t>
      </w:r>
      <w:proofErr w:type="spellStart"/>
      <w:r w:rsidR="00E32AC6" w:rsidRPr="00E32AC6">
        <w:rPr>
          <w:rFonts w:hint="eastAsia"/>
        </w:rPr>
        <w:t>onLoad</w:t>
      </w:r>
      <w:proofErr w:type="spellEnd"/>
      <w:r w:rsidR="00E32AC6" w:rsidRPr="00E32AC6">
        <w:rPr>
          <w:rFonts w:hint="eastAsia"/>
        </w:rPr>
        <w:t>(</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proofErr w:type="spellStart"/>
      <w:r w:rsidR="00E32AC6" w:rsidRPr="00E32AC6">
        <w:t>onShow</w:t>
      </w:r>
      <w:proofErr w:type="spellEnd"/>
      <w:r w:rsidR="00E32AC6" w:rsidRPr="00E32AC6">
        <w:t>( )</w:t>
      </w:r>
      <w:r w:rsidR="00E32AC6" w:rsidRPr="00E32AC6">
        <w:t>。</w:t>
      </w:r>
    </w:p>
    <w:p w14:paraId="2E21B77D" w14:textId="7AB117B4"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proofErr w:type="spellStart"/>
      <w:r w:rsidRPr="00E32AC6">
        <w:rPr>
          <w:rFonts w:hint="eastAsia"/>
        </w:rPr>
        <w:t>app</w:t>
      </w:r>
      <w:r w:rsidRPr="00E32AC6">
        <w:t>.json</w:t>
      </w:r>
      <w:proofErr w:type="spellEnd"/>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t>
      </w:r>
      <w:proofErr w:type="spellStart"/>
      <w:r w:rsidRPr="00E32AC6">
        <w:rPr>
          <w:rFonts w:hint="eastAsia"/>
        </w:rPr>
        <w:t>wxss</w:t>
      </w:r>
      <w:proofErr w:type="spellEnd"/>
      <w:r w:rsidRPr="00E32AC6">
        <w:rPr>
          <w:rFonts w:hint="eastAsia"/>
        </w:rPr>
        <w:t xml:space="preserve"> </w:t>
      </w:r>
      <w:r w:rsidRPr="00E32AC6">
        <w:rPr>
          <w:rFonts w:hint="eastAsia"/>
        </w:rPr>
        <w:t>文件中定义的样式为局部样式，只作用在对应的页面，并会覆盖</w:t>
      </w:r>
      <w:r w:rsidRPr="00E32AC6">
        <w:rPr>
          <w:rFonts w:hint="eastAsia"/>
        </w:rPr>
        <w:t xml:space="preserve"> </w:t>
      </w:r>
      <w:proofErr w:type="spellStart"/>
      <w:r w:rsidRPr="00E32AC6">
        <w:rPr>
          <w:rFonts w:hint="eastAsia"/>
        </w:rPr>
        <w:t>app.wxss</w:t>
      </w:r>
      <w:proofErr w:type="spellEnd"/>
      <w:r w:rsidRPr="00E32AC6">
        <w:rPr>
          <w:rFonts w:hint="eastAsia"/>
        </w:rPr>
        <w:t xml:space="preserve">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w:t>
      </w:r>
      <w:proofErr w:type="gramEnd"/>
      <w:r w:rsidR="006B2B25" w:rsidRPr="00E32AC6">
        <w:rPr>
          <w:rFonts w:hint="eastAsia"/>
        </w:rPr>
        <w:t>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42" w:name="_Toc66120217"/>
      <w:r>
        <w:rPr>
          <w:rFonts w:hint="eastAsia"/>
        </w:rPr>
        <w:lastRenderedPageBreak/>
        <w:t>4.2.1</w:t>
      </w:r>
      <w:r w:rsidR="00A54EC3">
        <w:rPr>
          <w:rFonts w:hint="eastAsia"/>
        </w:rPr>
        <w:t>登录及权限获取</w:t>
      </w:r>
      <w:bookmarkEnd w:id="142"/>
    </w:p>
    <w:p w14:paraId="7CFC9D1E" w14:textId="77777777"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t>
      </w:r>
      <w:proofErr w:type="spellStart"/>
      <w:r w:rsidR="006B2B25" w:rsidRPr="0047602E">
        <w:rPr>
          <w:rFonts w:hint="eastAsia"/>
        </w:rPr>
        <w:t>wx.login</w:t>
      </w:r>
      <w:proofErr w:type="spellEnd"/>
      <w:r w:rsidR="006B2B25" w:rsidRPr="0047602E">
        <w:rPr>
          <w:rFonts w:hint="eastAsia"/>
        </w:rPr>
        <w:t xml:space="preserve">()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w:t>
      </w:r>
      <w:proofErr w:type="spellStart"/>
      <w:r w:rsidR="006B2B25" w:rsidRPr="0047602E">
        <w:rPr>
          <w:rFonts w:hint="eastAsia"/>
        </w:rPr>
        <w:t>session_key</w:t>
      </w:r>
      <w:proofErr w:type="spellEnd"/>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7C92733D"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r w:rsidR="002D3BC8">
        <w:rPr>
          <w:rFonts w:ascii="楷体" w:eastAsia="楷体" w:hAnsi="楷体" w:hint="eastAsia"/>
          <w:sz w:val="21"/>
        </w:rPr>
        <w:t>22</w:t>
      </w:r>
      <w:r w:rsidR="0047602E">
        <w:rPr>
          <w:rFonts w:ascii="楷体" w:eastAsia="楷体" w:hAnsi="楷体"/>
          <w:sz w:val="21"/>
        </w:rPr>
        <w:t>]</w:t>
      </w:r>
    </w:p>
    <w:p w14:paraId="4B58A3B7" w14:textId="77777777" w:rsidR="008856C7" w:rsidRDefault="008856C7" w:rsidP="0047602E">
      <w:pPr>
        <w:pStyle w:val="af7"/>
      </w:pPr>
      <w:r>
        <w:tab/>
      </w:r>
    </w:p>
    <w:p w14:paraId="228D8C3C" w14:textId="77777777" w:rsidR="0047602E" w:rsidRDefault="00E32AC6" w:rsidP="0047602E">
      <w:pPr>
        <w:pStyle w:val="af7"/>
      </w:pPr>
      <w:r>
        <w:tab/>
      </w:r>
      <w:r w:rsidR="0047602E">
        <w:rPr>
          <w:rFonts w:hint="eastAsia"/>
        </w:rPr>
        <w:t>小程序端定义三个函数，分别为</w:t>
      </w:r>
      <w:proofErr w:type="spellStart"/>
      <w:r w:rsidR="0047602E">
        <w:rPr>
          <w:rFonts w:hint="eastAsia"/>
        </w:rPr>
        <w:t>getcode</w:t>
      </w:r>
      <w:proofErr w:type="spellEnd"/>
      <w:r w:rsidR="0047602E">
        <w:t xml:space="preserve"> ( ) </w:t>
      </w:r>
      <w:r w:rsidR="0047602E">
        <w:rPr>
          <w:rFonts w:hint="eastAsia"/>
        </w:rPr>
        <w:t>、</w:t>
      </w:r>
      <w:proofErr w:type="spellStart"/>
      <w:r w:rsidR="0047602E">
        <w:rPr>
          <w:rFonts w:hint="eastAsia"/>
        </w:rPr>
        <w:t>getopenid</w:t>
      </w:r>
      <w:proofErr w:type="spellEnd"/>
      <w:r w:rsidR="0047602E">
        <w:t xml:space="preserve"> ( )</w:t>
      </w:r>
      <w:r w:rsidR="0047602E">
        <w:rPr>
          <w:rFonts w:hint="eastAsia"/>
        </w:rPr>
        <w:t>、</w:t>
      </w:r>
      <w:proofErr w:type="spellStart"/>
      <w:r w:rsidR="0047602E">
        <w:rPr>
          <w:rFonts w:hint="eastAsia"/>
        </w:rPr>
        <w:t>get</w:t>
      </w:r>
      <w:r w:rsidR="0047602E">
        <w:t>user</w:t>
      </w:r>
      <w:proofErr w:type="spellEnd"/>
      <w:r w:rsidR="0047602E">
        <w:t>(</w:t>
      </w:r>
      <w:r w:rsidR="008856C7">
        <w:t xml:space="preserve"> </w:t>
      </w:r>
      <w:r w:rsidR="0047602E">
        <w:t xml:space="preserve">) </w:t>
      </w:r>
      <w:r w:rsidR="0047602E">
        <w:rPr>
          <w:rFonts w:hint="eastAsia"/>
        </w:rPr>
        <w:t>，当小程序首次加载时，先调用</w:t>
      </w:r>
      <w:proofErr w:type="spellStart"/>
      <w:r w:rsidR="0047602E">
        <w:rPr>
          <w:rFonts w:hint="eastAsia"/>
        </w:rPr>
        <w:t>getcode</w:t>
      </w:r>
      <w:proofErr w:type="spellEnd"/>
      <w:r w:rsidR="0047602E">
        <w:t>(</w:t>
      </w:r>
      <w:r w:rsidR="008856C7">
        <w:t xml:space="preserve"> </w:t>
      </w:r>
      <w:r w:rsidR="0047602E">
        <w:t>)</w:t>
      </w:r>
      <w:r w:rsidR="008856C7">
        <w:t xml:space="preserve"> </w:t>
      </w:r>
      <w:r w:rsidR="0047602E">
        <w:rPr>
          <w:rFonts w:hint="eastAsia"/>
        </w:rPr>
        <w:t>函数，使用</w:t>
      </w:r>
      <w:proofErr w:type="spellStart"/>
      <w:r w:rsidR="0047602E" w:rsidRPr="0047602E">
        <w:t>wx.login</w:t>
      </w:r>
      <w:proofErr w:type="spellEnd"/>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proofErr w:type="spellStart"/>
      <w:r w:rsidR="0047602E">
        <w:rPr>
          <w:rFonts w:hint="eastAsia"/>
        </w:rPr>
        <w:t>get</w:t>
      </w:r>
      <w:r w:rsidR="0047602E">
        <w:t>openid</w:t>
      </w:r>
      <w:proofErr w:type="spellEnd"/>
      <w:r w:rsidR="0047602E">
        <w:t>(</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proofErr w:type="spellStart"/>
      <w:r w:rsidR="0047602E">
        <w:rPr>
          <w:rFonts w:hint="eastAsia"/>
        </w:rPr>
        <w:t>openid</w:t>
      </w:r>
      <w:proofErr w:type="spellEnd"/>
      <w:r w:rsidR="0047602E">
        <w:rPr>
          <w:rFonts w:hint="eastAsia"/>
        </w:rPr>
        <w:t>，成功后再调用</w:t>
      </w:r>
      <w:proofErr w:type="spellStart"/>
      <w:r w:rsidR="0047602E">
        <w:rPr>
          <w:rFonts w:hint="eastAsia"/>
        </w:rPr>
        <w:t>getuser</w:t>
      </w:r>
      <w:proofErr w:type="spellEnd"/>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proofErr w:type="spellStart"/>
      <w:r w:rsidR="008856C7" w:rsidRPr="008856C7">
        <w:t>getApp</w:t>
      </w:r>
      <w:proofErr w:type="spellEnd"/>
      <w:r w:rsidR="008856C7" w:rsidRPr="008856C7">
        <w:t>()</w:t>
      </w:r>
      <w:r w:rsidR="008856C7">
        <w:rPr>
          <w:rFonts w:hint="eastAsia"/>
        </w:rPr>
        <w:t>接</w:t>
      </w:r>
      <w:r w:rsidR="008856C7">
        <w:rPr>
          <w:rFonts w:hint="eastAsia"/>
        </w:rPr>
        <w:lastRenderedPageBreak/>
        <w:t>口保存到全局数据中，便于后续使用。</w:t>
      </w:r>
    </w:p>
    <w:p w14:paraId="2B49A1BB" w14:textId="77777777"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8">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t>
      </w:r>
      <w:proofErr w:type="spellStart"/>
      <w:r w:rsidR="008856C7">
        <w:rPr>
          <w:rFonts w:hint="eastAsia"/>
        </w:rPr>
        <w:t>wx.getSetting</w:t>
      </w:r>
      <w:proofErr w:type="spellEnd"/>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proofErr w:type="spellStart"/>
      <w:r w:rsidR="008856C7" w:rsidRPr="008856C7">
        <w:t>wx.authorize</w:t>
      </w:r>
      <w:proofErr w:type="spellEnd"/>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9">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43" w:name="_Toc66120218"/>
      <w:r>
        <w:rPr>
          <w:rFonts w:hint="eastAsia"/>
        </w:rPr>
        <w:t>4.2.2</w:t>
      </w:r>
      <w:r>
        <w:rPr>
          <w:rFonts w:hint="eastAsia"/>
        </w:rPr>
        <w:t>图片上传</w:t>
      </w:r>
      <w:bookmarkEnd w:id="143"/>
    </w:p>
    <w:p w14:paraId="620F3552" w14:textId="77777777" w:rsidR="00B035BC" w:rsidRPr="00D53AAC" w:rsidRDefault="00E32AC6" w:rsidP="00D53AAC">
      <w:pPr>
        <w:pStyle w:val="af7"/>
      </w:pPr>
      <w:r>
        <w:tab/>
      </w:r>
      <w:r w:rsidR="00B035BC" w:rsidRPr="00D53AAC">
        <w:t>首先</w:t>
      </w:r>
      <w:r w:rsidRPr="00D53AAC">
        <w:rPr>
          <w:rFonts w:hint="eastAsia"/>
        </w:rPr>
        <w:t>使用</w:t>
      </w:r>
      <w:proofErr w:type="spellStart"/>
      <w:r w:rsidRPr="00D53AAC">
        <w:t>wx.chooseImage</w:t>
      </w:r>
      <w:proofErr w:type="spellEnd"/>
      <w:r w:rsidRPr="00D53AAC">
        <w:t>(</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proofErr w:type="spellStart"/>
      <w:r w:rsidR="00B035BC" w:rsidRPr="00D53AAC">
        <w:t>tempFilePaths</w:t>
      </w:r>
      <w:proofErr w:type="spellEnd"/>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proofErr w:type="spellStart"/>
      <w:r w:rsidR="00B035BC" w:rsidRPr="00D53AAC">
        <w:rPr>
          <w:rFonts w:hint="eastAsia"/>
        </w:rPr>
        <w:t>this</w:t>
      </w:r>
      <w:r w:rsidR="00B035BC" w:rsidRPr="00D53AAC">
        <w:t>.setData</w:t>
      </w:r>
      <w:proofErr w:type="spellEnd"/>
      <w:r w:rsidR="00B035BC" w:rsidRPr="00D53AAC">
        <w:t>( )</w:t>
      </w:r>
      <w:r w:rsidR="00B035BC" w:rsidRPr="00D53AAC">
        <w:rPr>
          <w:rFonts w:hint="eastAsia"/>
        </w:rPr>
        <w:t>进行保存到</w:t>
      </w:r>
      <w:proofErr w:type="spellStart"/>
      <w:r w:rsidR="00B035BC" w:rsidRPr="00D53AAC">
        <w:t>ImageTemPath</w:t>
      </w:r>
      <w:proofErr w:type="spellEnd"/>
      <w:r w:rsidR="00B035BC" w:rsidRPr="00D53AAC">
        <w:t>中</w:t>
      </w:r>
      <w:r w:rsidR="00B035BC" w:rsidRPr="00D53AAC">
        <w:rPr>
          <w:rFonts w:hint="eastAsia"/>
        </w:rPr>
        <w:t>。</w:t>
      </w:r>
    </w:p>
    <w:p w14:paraId="7C7D7AA7" w14:textId="77777777" w:rsidR="00B035BC" w:rsidRPr="00D53AAC" w:rsidRDefault="00B035BC" w:rsidP="00D53AAC">
      <w:pPr>
        <w:pStyle w:val="af7"/>
      </w:pPr>
      <w:r w:rsidRPr="00D53AAC">
        <w:tab/>
      </w:r>
      <w:r w:rsidRPr="00D53AAC">
        <w:t>得到图片</w:t>
      </w:r>
      <w:r w:rsidRPr="00D53AAC">
        <w:rPr>
          <w:rFonts w:hint="eastAsia"/>
        </w:rPr>
        <w:t>路径数组后，依次遍历数组，使用</w:t>
      </w:r>
      <w:proofErr w:type="spellStart"/>
      <w:r w:rsidRPr="00D53AAC">
        <w:t>wx.getImageInfo</w:t>
      </w:r>
      <w:proofErr w:type="spellEnd"/>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w:t>
      </w:r>
      <w:proofErr w:type="spellStart"/>
      <w:r w:rsidRPr="00D53AAC">
        <w:t>getTime</w:t>
      </w:r>
      <w:proofErr w:type="spellEnd"/>
      <w:r w:rsidRPr="00D53AAC">
        <w:t>()</w:t>
      </w:r>
      <w:r w:rsidRPr="00D53AAC">
        <w:t>获取</w:t>
      </w:r>
      <w:r w:rsidRPr="00D53AAC">
        <w:rPr>
          <w:rFonts w:hint="eastAsia"/>
        </w:rPr>
        <w:t>系统</w:t>
      </w:r>
      <w:r w:rsidRPr="00D53AAC">
        <w:t>时间，</w:t>
      </w:r>
      <w:proofErr w:type="spellStart"/>
      <w:r w:rsidRPr="00D53AAC">
        <w:t>Math.floor</w:t>
      </w:r>
      <w:proofErr w:type="spellEnd"/>
      <w:r w:rsidRPr="00D53AAC">
        <w:t>(</w:t>
      </w:r>
      <w:proofErr w:type="spellStart"/>
      <w:r w:rsidRPr="00D53AAC">
        <w:t>Math.random</w:t>
      </w:r>
      <w:proofErr w:type="spellEnd"/>
      <w:r w:rsidRPr="00D53AAC">
        <w:t>() * 1000)</w:t>
      </w:r>
      <w:r w:rsidRPr="00D53AAC">
        <w:t>获取一个随机数，将</w:t>
      </w:r>
      <w:r w:rsidRPr="00D53AAC">
        <w:rPr>
          <w:rFonts w:hint="eastAsia"/>
        </w:rPr>
        <w:t>图片类型与系统时间和随机数组合成图片名，将图片名保存到对应的数组</w:t>
      </w:r>
      <w:proofErr w:type="spellStart"/>
      <w:r w:rsidRPr="00D53AAC">
        <w:rPr>
          <w:rFonts w:hint="eastAsia"/>
        </w:rPr>
        <w:t>imagename</w:t>
      </w:r>
      <w:proofErr w:type="spellEnd"/>
      <w:r w:rsidRPr="00D53AAC">
        <w:t>[ ]</w:t>
      </w:r>
      <w:r w:rsidRPr="00D53AAC">
        <w:t>中</w:t>
      </w:r>
      <w:r w:rsidRPr="00D53AAC">
        <w:rPr>
          <w:rFonts w:hint="eastAsia"/>
        </w:rPr>
        <w:t>。</w:t>
      </w:r>
    </w:p>
    <w:p w14:paraId="74D76023" w14:textId="77777777" w:rsidR="00B035BC" w:rsidRPr="00D53AAC" w:rsidRDefault="00B035BC" w:rsidP="00D53AAC">
      <w:pPr>
        <w:pStyle w:val="af7"/>
      </w:pPr>
      <w:r w:rsidRPr="00D53AAC">
        <w:tab/>
      </w:r>
      <w:r w:rsidRPr="00D53AAC">
        <w:t>生成图片名后，使用</w:t>
      </w:r>
      <w:proofErr w:type="spellStart"/>
      <w:r w:rsidRPr="00D53AAC">
        <w:t>wx.cloud.uploadFile</w:t>
      </w:r>
      <w:proofErr w:type="spellEnd"/>
      <w:r w:rsidRPr="00D53AAC">
        <w:t>（）</w:t>
      </w:r>
      <w:r w:rsidRPr="00D53AAC">
        <w:rPr>
          <w:rFonts w:hint="eastAsia"/>
        </w:rPr>
        <w:t>进行图片的上传，上传时需要指定目标路径和图片源路径，</w:t>
      </w:r>
      <w:r w:rsidR="0003781B" w:rsidRPr="00D53AAC">
        <w:rPr>
          <w:rFonts w:hint="eastAsia"/>
        </w:rPr>
        <w:t>图片源路径从</w:t>
      </w:r>
      <w:proofErr w:type="spellStart"/>
      <w:r w:rsidR="0003781B" w:rsidRPr="00D53AAC">
        <w:t>ImageTemPath</w:t>
      </w:r>
      <w:proofErr w:type="spellEnd"/>
      <w:r w:rsidR="0003781B" w:rsidRPr="00D53AAC">
        <w:t>中得到，</w:t>
      </w:r>
      <w:r w:rsidR="0003781B" w:rsidRPr="00D53AAC">
        <w:rPr>
          <w:rFonts w:hint="eastAsia"/>
        </w:rPr>
        <w:t>使用</w:t>
      </w:r>
      <w:proofErr w:type="spellStart"/>
      <w:r w:rsidR="0003781B" w:rsidRPr="00D53AAC">
        <w:t>app.globalData.user.userid</w:t>
      </w:r>
      <w:proofErr w:type="spellEnd"/>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proofErr w:type="spellStart"/>
      <w:r w:rsidR="0003781B" w:rsidRPr="00D53AAC">
        <w:rPr>
          <w:rFonts w:hint="eastAsia"/>
        </w:rPr>
        <w:t>imagename</w:t>
      </w:r>
      <w:proofErr w:type="spellEnd"/>
      <w:r w:rsidR="0003781B" w:rsidRPr="00D53AAC">
        <w:rPr>
          <w:rFonts w:hint="eastAsia"/>
        </w:rPr>
        <w:t>[</w:t>
      </w:r>
      <w:r w:rsidR="0003781B" w:rsidRPr="00D53AAC">
        <w:t xml:space="preserve"> ]</w:t>
      </w:r>
      <w:r w:rsidR="0003781B" w:rsidRPr="00D53AAC">
        <w:t>中的</w:t>
      </w:r>
      <w:r w:rsidR="0003781B" w:rsidRPr="00D53AAC">
        <w:rPr>
          <w:rFonts w:hint="eastAsia"/>
        </w:rPr>
        <w:t>图片名，就是目标路径。</w:t>
      </w:r>
    </w:p>
    <w:p w14:paraId="05900825" w14:textId="77777777"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proofErr w:type="spellStart"/>
      <w:r w:rsidRPr="00D53AAC">
        <w:t>png</w:t>
      </w:r>
      <w:proofErr w:type="spellEnd"/>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proofErr w:type="spellStart"/>
      <w:r w:rsidRPr="00D53AAC">
        <w:t>wx.getFileSystemManager</w:t>
      </w:r>
      <w:proofErr w:type="spellEnd"/>
      <w:r w:rsidRPr="00D53AAC">
        <w:t>().</w:t>
      </w:r>
      <w:proofErr w:type="spellStart"/>
      <w:r w:rsidRPr="00D53AAC">
        <w:t>readFile</w:t>
      </w:r>
      <w:proofErr w:type="spellEnd"/>
      <w:r w:rsidRPr="00D53AAC">
        <w:t>(</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77777777" w:rsidR="00B035BC" w:rsidRPr="00D53AAC" w:rsidRDefault="0003781B" w:rsidP="00D53AAC">
      <w:pPr>
        <w:pStyle w:val="af7"/>
      </w:pPr>
      <w:r w:rsidRPr="00D53AAC">
        <w:lastRenderedPageBreak/>
        <w:tab/>
      </w:r>
      <w:r w:rsidRPr="00D53AAC">
        <w:t>在调用图像识别接口</w:t>
      </w:r>
      <w:r w:rsidRPr="00D53AAC">
        <w:rPr>
          <w:rFonts w:hint="eastAsia"/>
        </w:rPr>
        <w:t>前，还需要获取</w:t>
      </w:r>
      <w:r w:rsidR="002B3C6B" w:rsidRPr="00D53AAC">
        <w:rPr>
          <w:rFonts w:hint="eastAsia"/>
        </w:rPr>
        <w:t>到一个</w:t>
      </w:r>
      <w:proofErr w:type="spellStart"/>
      <w:r w:rsidR="002B3C6B" w:rsidRPr="00D53AAC">
        <w:t>access_token</w:t>
      </w:r>
      <w:proofErr w:type="spellEnd"/>
      <w:r w:rsidR="002B3C6B" w:rsidRPr="00D53AAC">
        <w:t>，通过</w:t>
      </w:r>
      <w:proofErr w:type="spellStart"/>
      <w:r w:rsidR="002B3C6B" w:rsidRPr="00D53AAC">
        <w:t>ApiKey</w:t>
      </w:r>
      <w:proofErr w:type="spellEnd"/>
      <w:r w:rsidR="002B3C6B" w:rsidRPr="00D53AAC">
        <w:t xml:space="preserve"> </w:t>
      </w:r>
      <w:r w:rsidR="002B3C6B" w:rsidRPr="00D53AAC">
        <w:t>和</w:t>
      </w:r>
      <w:proofErr w:type="spellStart"/>
      <w:r w:rsidR="002B3C6B" w:rsidRPr="00D53AAC">
        <w:t>SecretKey</w:t>
      </w:r>
      <w:proofErr w:type="spellEnd"/>
      <w:r w:rsidR="002B3C6B" w:rsidRPr="00D53AAC">
        <w:t>向</w:t>
      </w:r>
      <w:r w:rsidR="00E37401">
        <w:fldChar w:fldCharType="begin"/>
      </w:r>
      <w:r w:rsidR="00E37401">
        <w:instrText xml:space="preserve"> HYPERLINK "https://aip.baidubce.com/oauth/2.0/" </w:instrText>
      </w:r>
      <w:r w:rsidR="00E37401">
        <w:fldChar w:fldCharType="separate"/>
      </w:r>
      <w:r w:rsidR="002B3C6B" w:rsidRPr="00D53AAC">
        <w:rPr>
          <w:rStyle w:val="a7"/>
          <w:color w:val="auto"/>
          <w:u w:val="none"/>
        </w:rPr>
        <w:t>https://aip.baidubce.com/oauth/2.0/</w:t>
      </w:r>
      <w:r w:rsidR="00E37401">
        <w:rPr>
          <w:rStyle w:val="a7"/>
          <w:color w:val="auto"/>
          <w:u w:val="none"/>
        </w:rPr>
        <w:fldChar w:fldCharType="end"/>
      </w:r>
      <w:r w:rsidR="002B3C6B" w:rsidRPr="00D53AAC">
        <w:rPr>
          <w:rFonts w:hint="eastAsia"/>
        </w:rPr>
        <w:t>发起</w:t>
      </w:r>
      <w:r w:rsidR="002B3C6B" w:rsidRPr="00D53AAC">
        <w:t>POST</w:t>
      </w:r>
      <w:r w:rsidR="002B3C6B" w:rsidRPr="00D53AAC">
        <w:t>请求得到</w:t>
      </w:r>
      <w:proofErr w:type="spellStart"/>
      <w:r w:rsidR="002B3C6B" w:rsidRPr="00D53AAC">
        <w:t>access_token</w:t>
      </w:r>
      <w:proofErr w:type="spellEnd"/>
      <w:r w:rsidR="002B3C6B" w:rsidRPr="00D53AAC">
        <w:t>，进行保存。得到</w:t>
      </w:r>
      <w:proofErr w:type="spellStart"/>
      <w:r w:rsidR="002B3C6B" w:rsidRPr="00D53AAC">
        <w:t>access_token</w:t>
      </w:r>
      <w:proofErr w:type="spellEnd"/>
      <w:r w:rsidR="002B3C6B" w:rsidRPr="00D53AAC">
        <w:t>后，就可以向</w:t>
      </w:r>
      <w:r w:rsidR="00E37401">
        <w:fldChar w:fldCharType="begin"/>
      </w:r>
      <w:r w:rsidR="00E37401">
        <w:instrText xml:space="preserve"> HYPERLINK "https://aip.baidubce.com/rest/2.0/image-classify/v2/advanced_general" </w:instrText>
      </w:r>
      <w:r w:rsidR="00E37401">
        <w:fldChar w:fldCharType="separate"/>
      </w:r>
      <w:r w:rsidR="002B3C6B" w:rsidRPr="00D53AAC">
        <w:rPr>
          <w:rStyle w:val="a7"/>
          <w:color w:val="auto"/>
          <w:u w:val="none"/>
        </w:rPr>
        <w:t>https://aip.baidubce.com/rest/2.0/image-classify/v2/advanced_general</w:t>
      </w:r>
      <w:r w:rsidR="00E37401">
        <w:rPr>
          <w:rStyle w:val="a7"/>
          <w:color w:val="auto"/>
          <w:u w:val="none"/>
        </w:rPr>
        <w:fldChar w:fldCharType="end"/>
      </w:r>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proofErr w:type="spellStart"/>
      <w:r w:rsidR="002B3C6B" w:rsidRPr="00D53AAC">
        <w:t>access_token</w:t>
      </w:r>
      <w:proofErr w:type="spellEnd"/>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w:t>
      </w:r>
      <w:proofErr w:type="gramEnd"/>
      <w:r w:rsidR="002B3C6B" w:rsidRPr="00D53AAC">
        <w:rPr>
          <w:rFonts w:hint="eastAsia"/>
        </w:rPr>
        <w:t>片的信息保存到数据库中，从而完成上</w:t>
      </w:r>
      <w:proofErr w:type="gramStart"/>
      <w:r w:rsidR="002B3C6B" w:rsidRPr="00D53AAC">
        <w:rPr>
          <w:rFonts w:hint="eastAsia"/>
        </w:rPr>
        <w:t>传图</w:t>
      </w:r>
      <w:proofErr w:type="gramEnd"/>
      <w:r w:rsidR="002B3C6B" w:rsidRPr="00D53AAC">
        <w:rPr>
          <w:rFonts w:hint="eastAsia"/>
        </w:rPr>
        <w:t>片的过程。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w:t>
      </w:r>
      <w:proofErr w:type="gramEnd"/>
      <w:r>
        <w:rPr>
          <w:rFonts w:ascii="楷体" w:eastAsia="楷体" w:hAnsi="楷体" w:hint="eastAsia"/>
          <w:sz w:val="21"/>
        </w:rPr>
        <w:t>片成功</w:t>
      </w:r>
    </w:p>
    <w:p w14:paraId="269AB50C" w14:textId="77777777" w:rsidR="00E54C08" w:rsidRDefault="00BA373E" w:rsidP="00B035BC">
      <w:pPr>
        <w:pStyle w:val="3"/>
      </w:pPr>
      <w:bookmarkStart w:id="144" w:name="_Toc66120219"/>
      <w:r>
        <w:rPr>
          <w:rFonts w:hint="eastAsia"/>
        </w:rPr>
        <w:t>4.2.3</w:t>
      </w:r>
      <w:r w:rsidR="007A0764">
        <w:rPr>
          <w:rFonts w:hint="eastAsia"/>
        </w:rPr>
        <w:t>搜索功能</w:t>
      </w:r>
      <w:bookmarkEnd w:id="144"/>
    </w:p>
    <w:p w14:paraId="18205897" w14:textId="192D2F72"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7A0764">
        <w:rPr>
          <w:rFonts w:hint="eastAsia"/>
        </w:rPr>
        <w:t>图像识别出的图像内容和用户添加的标签进行搜索，</w:t>
      </w:r>
      <w:r>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45" w:name="_Toc66120220"/>
      <w:r>
        <w:rPr>
          <w:rFonts w:hint="eastAsia"/>
        </w:rPr>
        <w:t>4.2.3</w:t>
      </w:r>
      <w:r>
        <w:rPr>
          <w:rFonts w:hint="eastAsia"/>
        </w:rPr>
        <w:t>相册及图片浏览</w:t>
      </w:r>
      <w:bookmarkEnd w:id="145"/>
    </w:p>
    <w:p w14:paraId="0F57000F" w14:textId="77777777" w:rsidR="005C24E2" w:rsidRDefault="005C24E2" w:rsidP="005C24E2">
      <w:pPr>
        <w:pStyle w:val="af7"/>
      </w:pPr>
      <w:r>
        <w:tab/>
      </w:r>
      <w:r>
        <w:rPr>
          <w:rFonts w:hint="eastAsia"/>
        </w:rPr>
        <w:t>当小程序启动时，用户登录认证后得到用户信息，小程序使用</w:t>
      </w:r>
      <w:proofErr w:type="spellStart"/>
      <w:r>
        <w:rPr>
          <w:rFonts w:hint="eastAsia"/>
        </w:rPr>
        <w:t>wx</w:t>
      </w:r>
      <w:r>
        <w:t>.request</w:t>
      </w:r>
      <w:proofErr w:type="spellEnd"/>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proofErr w:type="spellStart"/>
      <w:r>
        <w:rPr>
          <w:rFonts w:hint="eastAsia"/>
        </w:rPr>
        <w:t>on</w:t>
      </w:r>
      <w:r>
        <w:t>show</w:t>
      </w:r>
      <w:proofErr w:type="spellEnd"/>
      <w:r>
        <w:rPr>
          <w:rFonts w:hint="eastAsia"/>
        </w:rPr>
        <w:t>中，每当重新切换或回退页面时都会进行相册数据的刷新，保证数据同步。</w:t>
      </w:r>
    </w:p>
    <w:p w14:paraId="70E9FC76" w14:textId="77777777" w:rsidR="00D70D3F" w:rsidRDefault="005C24E2" w:rsidP="00D70D3F">
      <w:pPr>
        <w:pStyle w:val="af7"/>
      </w:pPr>
      <w:r>
        <w:tab/>
      </w:r>
      <w:r w:rsidR="00BC3AA3">
        <w:rPr>
          <w:rFonts w:hint="eastAsia"/>
        </w:rPr>
        <w:t>从主页共享相册和个人相册都可以进入相册页，从个人相册进入相册时，可以删除相册、相册设置、上</w:t>
      </w:r>
      <w:proofErr w:type="gramStart"/>
      <w:r w:rsidR="00BC3AA3">
        <w:rPr>
          <w:rFonts w:hint="eastAsia"/>
        </w:rPr>
        <w:t>传图片</w:t>
      </w:r>
      <w:proofErr w:type="gramEnd"/>
      <w:r w:rsidR="00BC3AA3">
        <w:rPr>
          <w:rFonts w:hint="eastAsia"/>
        </w:rPr>
        <w:t>操作，从共享相册进入时，只能进行浏览和上</w:t>
      </w:r>
      <w:proofErr w:type="gramStart"/>
      <w:r w:rsidR="00BC3AA3">
        <w:rPr>
          <w:rFonts w:hint="eastAsia"/>
        </w:rPr>
        <w:t>传图</w:t>
      </w:r>
      <w:proofErr w:type="gramEnd"/>
      <w:r w:rsidR="00BC3AA3">
        <w:rPr>
          <w:rFonts w:hint="eastAsia"/>
        </w:rPr>
        <w:t>片操作，</w:t>
      </w:r>
      <w:r>
        <w:rPr>
          <w:rFonts w:hint="eastAsia"/>
        </w:rPr>
        <w:t>小程序会</w:t>
      </w:r>
      <w:r w:rsidR="00BC3AA3">
        <w:rPr>
          <w:rFonts w:hint="eastAsia"/>
        </w:rPr>
        <w:t>根据用户打开的是个人相册还是共享相册，设置</w:t>
      </w:r>
      <w:proofErr w:type="spellStart"/>
      <w:r w:rsidR="00BC3AA3">
        <w:rPr>
          <w:rFonts w:hint="eastAsia"/>
        </w:rPr>
        <w:t>share</w:t>
      </w:r>
      <w:r w:rsidR="00BC3AA3">
        <w:t>tag</w:t>
      </w:r>
      <w:proofErr w:type="spellEnd"/>
      <w:r>
        <w:rPr>
          <w:rFonts w:hint="eastAsia"/>
        </w:rPr>
        <w:lastRenderedPageBreak/>
        <w:t>为</w:t>
      </w:r>
      <w:r w:rsidR="00BC3AA3">
        <w:rPr>
          <w:rFonts w:hint="eastAsia"/>
        </w:rPr>
        <w:t>不同值，</w:t>
      </w:r>
      <w:r>
        <w:rPr>
          <w:rFonts w:hint="eastAsia"/>
        </w:rPr>
        <w:t>再</w:t>
      </w:r>
      <w:r w:rsidR="00BC3AA3">
        <w:rPr>
          <w:rFonts w:hint="eastAsia"/>
        </w:rPr>
        <w:t>使用</w:t>
      </w:r>
      <w:proofErr w:type="spellStart"/>
      <w:r w:rsidR="00BC3AA3">
        <w:rPr>
          <w:rFonts w:hint="eastAsia"/>
        </w:rPr>
        <w:t>wx</w:t>
      </w:r>
      <w:r w:rsidR="00BC3AA3">
        <w:t>:</w:t>
      </w:r>
      <w:r w:rsidR="00BC3AA3">
        <w:rPr>
          <w:rFonts w:hint="eastAsia"/>
        </w:rPr>
        <w:t>if</w:t>
      </w:r>
      <w:proofErr w:type="spellEnd"/>
      <w:r w:rsidR="00BC3AA3">
        <w:rPr>
          <w:rFonts w:hint="eastAsia"/>
        </w:rPr>
        <w:t>判断</w:t>
      </w:r>
      <w:proofErr w:type="spellStart"/>
      <w:r w:rsidR="00BC3AA3">
        <w:rPr>
          <w:rFonts w:hint="eastAsia"/>
        </w:rPr>
        <w:t>sharetag</w:t>
      </w:r>
      <w:proofErr w:type="spellEnd"/>
      <w:r w:rsidR="00BC3AA3">
        <w:rPr>
          <w:rFonts w:hint="eastAsia"/>
        </w:rPr>
        <w:t>实现对删除相册、相册设置按钮的自动隐藏。</w:t>
      </w:r>
    </w:p>
    <w:p w14:paraId="5B872E1B" w14:textId="77777777" w:rsidR="00D70D3F" w:rsidRDefault="00D70D3F" w:rsidP="00D70D3F">
      <w:pPr>
        <w:pStyle w:val="af7"/>
      </w:pPr>
      <w:r>
        <w:tab/>
      </w:r>
      <w:r>
        <w:rPr>
          <w:rFonts w:hint="eastAsia"/>
        </w:rPr>
        <w:t>点击上</w:t>
      </w:r>
      <w:proofErr w:type="gramStart"/>
      <w:r>
        <w:rPr>
          <w:rFonts w:hint="eastAsia"/>
        </w:rPr>
        <w:t>传图片</w:t>
      </w:r>
      <w:proofErr w:type="gramEnd"/>
      <w:r>
        <w:rPr>
          <w:rFonts w:hint="eastAsia"/>
        </w:rPr>
        <w:t>进行图片的上传。</w:t>
      </w:r>
    </w:p>
    <w:p w14:paraId="6C00A9BB" w14:textId="77777777" w:rsidR="00D70D3F" w:rsidRDefault="00D70D3F" w:rsidP="00D70D3F">
      <w:pPr>
        <w:pStyle w:val="af7"/>
      </w:pPr>
      <w:r>
        <w:tab/>
      </w:r>
      <w:r>
        <w:rPr>
          <w:rFonts w:hint="eastAsia"/>
        </w:rPr>
        <w:t>点击删除按钮后，通过</w:t>
      </w:r>
      <w:proofErr w:type="spellStart"/>
      <w:r w:rsidRPr="00D70D3F">
        <w:t>wx.showModal</w:t>
      </w:r>
      <w:proofErr w:type="spellEnd"/>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w:t>
      </w:r>
      <w:proofErr w:type="gramEnd"/>
      <w:r>
        <w:rPr>
          <w:rFonts w:hint="eastAsia"/>
        </w:rPr>
        <w:t>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77777777" w:rsidR="00D70D3F" w:rsidRDefault="00D70D3F" w:rsidP="00D70D3F">
      <w:pPr>
        <w:pStyle w:val="af7"/>
      </w:pPr>
      <w:r>
        <w:tab/>
      </w:r>
      <w:r>
        <w:rPr>
          <w:rFonts w:hint="eastAsia"/>
        </w:rPr>
        <w:t>点击相册设置按钮，使用</w:t>
      </w:r>
      <w:proofErr w:type="spellStart"/>
      <w:r>
        <w:t>wx.navigateTo</w:t>
      </w:r>
      <w:proofErr w:type="spellEnd"/>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77777777" w:rsidR="00D53AAC" w:rsidRDefault="00D70D3F" w:rsidP="00D70D3F">
      <w:pPr>
        <w:pStyle w:val="af7"/>
      </w:pPr>
      <w:r>
        <w:tab/>
      </w:r>
      <w:r w:rsidR="004C47BA">
        <w:rPr>
          <w:rFonts w:hint="eastAsia"/>
        </w:rPr>
        <w:t>打开共享相册如图</w:t>
      </w:r>
      <w:r w:rsidR="00D10AE5">
        <w:rPr>
          <w:rFonts w:hint="eastAsia"/>
        </w:rPr>
        <w:t>4-11</w:t>
      </w:r>
      <w:r w:rsidR="004C47BA">
        <w:rPr>
          <w:rFonts w:hint="eastAsia"/>
        </w:rPr>
        <w:t>所示，打开个人相册如图</w:t>
      </w:r>
      <w:r w:rsidR="00D10AE5">
        <w:rPr>
          <w:rFonts w:hint="eastAsia"/>
        </w:rPr>
        <w:t>4-12</w:t>
      </w:r>
      <w:r w:rsidR="004C47BA">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2163E563" w:rsidR="00D70D3F" w:rsidRDefault="00D70D3F" w:rsidP="00D53AAC">
      <w:pPr>
        <w:rPr>
          <w:bCs/>
          <w:sz w:val="24"/>
          <w:szCs w:val="32"/>
        </w:rPr>
      </w:pPr>
      <w:commentRangeStart w:id="146"/>
      <w:r>
        <w:rPr>
          <w:bCs/>
          <w:sz w:val="24"/>
          <w:szCs w:val="32"/>
        </w:rPr>
        <w:tab/>
      </w:r>
      <w:r w:rsidR="001F14BB">
        <w:rPr>
          <w:rFonts w:hint="eastAsia"/>
          <w:bCs/>
          <w:sz w:val="24"/>
          <w:szCs w:val="32"/>
        </w:rPr>
        <w:t>点击图片跳转到</w:t>
      </w:r>
      <w:r>
        <w:rPr>
          <w:rFonts w:hint="eastAsia"/>
          <w:bCs/>
          <w:sz w:val="24"/>
          <w:szCs w:val="32"/>
        </w:rPr>
        <w:t>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w:t>
      </w:r>
      <w:r w:rsidR="001E7392">
        <w:rPr>
          <w:rFonts w:hint="eastAsia"/>
          <w:bCs/>
          <w:sz w:val="24"/>
          <w:szCs w:val="32"/>
        </w:rPr>
        <w:lastRenderedPageBreak/>
        <w:t>标签。用户可以将图片设置为该相册封面、删除图片、修改图片信息、下载图片。</w:t>
      </w:r>
    </w:p>
    <w:p w14:paraId="3DA8A154" w14:textId="544178DA" w:rsidR="004C47BA" w:rsidRPr="001E7392" w:rsidRDefault="001F14BB" w:rsidP="00D53AAC">
      <w:pPr>
        <w:rPr>
          <w:rFonts w:ascii="楷体" w:eastAsia="楷体" w:hAnsi="楷体"/>
          <w:bCs/>
          <w:szCs w:val="32"/>
        </w:rPr>
      </w:pPr>
      <w:r>
        <w:rPr>
          <w:rFonts w:hint="eastAsia"/>
          <w:bCs/>
          <w:noProof/>
          <w:sz w:val="24"/>
          <w:szCs w:val="32"/>
        </w:rPr>
        <w:drawing>
          <wp:anchor distT="0" distB="0" distL="114300" distR="114300" simplePos="0" relativeHeight="251693568" behindDoc="0" locked="0" layoutInCell="1" allowOverlap="1" wp14:anchorId="2EBA6DF9" wp14:editId="0EDF5CEC">
            <wp:simplePos x="0" y="0"/>
            <wp:positionH relativeFrom="margin">
              <wp:align>right</wp:align>
            </wp:positionH>
            <wp:positionV relativeFrom="paragraph">
              <wp:posOffset>692785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2544" behindDoc="0" locked="0" layoutInCell="1" allowOverlap="1" wp14:anchorId="217C3DAB" wp14:editId="3AAF7DBA">
            <wp:simplePos x="0" y="0"/>
            <wp:positionH relativeFrom="margin">
              <wp:align>left</wp:align>
            </wp:positionH>
            <wp:positionV relativeFrom="margin">
              <wp:posOffset>904240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D10AE5">
        <w:rPr>
          <w:bCs/>
          <w:sz w:val="24"/>
          <w:szCs w:val="32"/>
        </w:rPr>
        <w:tab/>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proofErr w:type="spellStart"/>
      <w:r w:rsidR="004C47BA">
        <w:rPr>
          <w:rFonts w:hint="eastAsia"/>
          <w:bCs/>
          <w:sz w:val="24"/>
          <w:szCs w:val="32"/>
        </w:rPr>
        <w:t>sharetag</w:t>
      </w:r>
      <w:proofErr w:type="spellEnd"/>
      <w:r w:rsidR="004C47BA">
        <w:rPr>
          <w:rFonts w:hint="eastAsia"/>
          <w:bCs/>
          <w:sz w:val="24"/>
          <w:szCs w:val="32"/>
        </w:rPr>
        <w:t>自动对相关按钮进行隐藏，保证用户相册安全。</w:t>
      </w:r>
      <w:r w:rsidR="001E7392">
        <w:rPr>
          <w:rFonts w:hint="eastAsia"/>
          <w:bCs/>
          <w:sz w:val="24"/>
          <w:szCs w:val="32"/>
        </w:rPr>
        <w:t>打开图片</w:t>
      </w:r>
      <w:r w:rsidR="004C47BA">
        <w:rPr>
          <w:rFonts w:hint="eastAsia"/>
          <w:bCs/>
          <w:sz w:val="24"/>
          <w:szCs w:val="32"/>
        </w:rPr>
        <w:t>如图</w:t>
      </w:r>
      <w:r w:rsidR="00D10AE5">
        <w:rPr>
          <w:rFonts w:hint="eastAsia"/>
          <w:bCs/>
          <w:sz w:val="24"/>
          <w:szCs w:val="32"/>
        </w:rPr>
        <w:t>4-13</w:t>
      </w:r>
      <w:r w:rsidR="001E7392">
        <w:rPr>
          <w:rFonts w:hint="eastAsia"/>
          <w:bCs/>
          <w:sz w:val="24"/>
          <w:szCs w:val="32"/>
        </w:rPr>
        <w:t>、图</w:t>
      </w:r>
      <w:r w:rsidR="00D10AE5" w:rsidRPr="00D10AE5">
        <w:rPr>
          <w:rStyle w:val="af8"/>
          <w:rFonts w:hint="eastAsia"/>
        </w:rPr>
        <w:t>4-14</w:t>
      </w:r>
      <w:r w:rsidR="004C47BA" w:rsidRPr="00D10AE5">
        <w:rPr>
          <w:rStyle w:val="af8"/>
          <w:rFonts w:hint="eastAsia"/>
        </w:rPr>
        <w:t>所示。</w:t>
      </w:r>
      <w:commentRangeEnd w:id="146"/>
      <w:r w:rsidR="006445F5">
        <w:rPr>
          <w:rStyle w:val="af0"/>
        </w:rPr>
        <w:commentReference w:id="146"/>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47" w:name="_Toc66120221"/>
      <w:r>
        <w:rPr>
          <w:rFonts w:hint="eastAsia"/>
        </w:rPr>
        <w:t>4.2.4</w:t>
      </w:r>
      <w:r>
        <w:rPr>
          <w:rFonts w:hint="eastAsia"/>
        </w:rPr>
        <w:t>查看智能分类</w:t>
      </w:r>
      <w:bookmarkEnd w:id="147"/>
    </w:p>
    <w:p w14:paraId="587B6B03" w14:textId="77777777"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proofErr w:type="spellStart"/>
      <w:r>
        <w:rPr>
          <w:rFonts w:hint="eastAsia"/>
        </w:rPr>
        <w:t>l</w:t>
      </w:r>
      <w:r>
        <w:t>ocationlist</w:t>
      </w:r>
      <w:proofErr w:type="spellEnd"/>
      <w:r>
        <w:t>[ ]</w:t>
      </w:r>
      <w:r>
        <w:rPr>
          <w:rFonts w:hint="eastAsia"/>
        </w:rPr>
        <w:t>、</w:t>
      </w:r>
      <w:proofErr w:type="spellStart"/>
      <w:r>
        <w:rPr>
          <w:rFonts w:hint="eastAsia"/>
        </w:rPr>
        <w:t>a</w:t>
      </w:r>
      <w:r>
        <w:t>ilist</w:t>
      </w:r>
      <w:proofErr w:type="spellEnd"/>
      <w:r>
        <w:t>[ ]</w:t>
      </w:r>
      <w:r>
        <w:rPr>
          <w:rFonts w:hint="eastAsia"/>
        </w:rPr>
        <w:t>，小程序根据数组中的内容</w:t>
      </w:r>
      <w:r w:rsidR="001E7392">
        <w:rPr>
          <w:rFonts w:hint="eastAsia"/>
        </w:rPr>
        <w:t>进行</w:t>
      </w:r>
      <w:r>
        <w:rPr>
          <w:rFonts w:hint="eastAsia"/>
        </w:rPr>
        <w:t>页面的</w:t>
      </w:r>
      <w:r w:rsidR="001E7392">
        <w:rPr>
          <w:rFonts w:hint="eastAsia"/>
        </w:rPr>
        <w:t>渲染</w:t>
      </w:r>
      <w:r w:rsidR="00D10AE5">
        <w:rPr>
          <w:rFonts w:hint="eastAsia"/>
        </w:rPr>
        <w:t>，如图</w:t>
      </w:r>
      <w:r w:rsidR="00D10AE5">
        <w:rPr>
          <w:rFonts w:hint="eastAsia"/>
        </w:rPr>
        <w:t>4-15</w:t>
      </w:r>
      <w:r w:rsidR="001E7392">
        <w:rPr>
          <w:rFonts w:hint="eastAsia"/>
        </w:rPr>
        <w:t>。</w:t>
      </w:r>
      <w:r>
        <w:rPr>
          <w:rFonts w:hint="eastAsia"/>
        </w:rPr>
        <w:t>以打开位置分类中的西塘为例，打开效果图如图</w:t>
      </w:r>
      <w:r w:rsidR="00D10AE5">
        <w:rPr>
          <w:rFonts w:hint="eastAsia"/>
        </w:rPr>
        <w:t>4-16</w:t>
      </w:r>
      <w:r>
        <w:rPr>
          <w:rFonts w:hint="eastAsia"/>
        </w:rPr>
        <w:t>所示，点击具体图片，可以查看图片详情</w:t>
      </w:r>
      <w:r w:rsidR="00D10AE5">
        <w:rPr>
          <w:rFonts w:hint="eastAsia"/>
        </w:rPr>
        <w:t>。</w:t>
      </w:r>
      <w:r>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lastRenderedPageBreak/>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48" w:name="_Toc66120222"/>
      <w:r>
        <w:rPr>
          <w:rFonts w:hint="eastAsia"/>
        </w:rPr>
        <w:t>4.3</w:t>
      </w:r>
      <w:r>
        <w:rPr>
          <w:rFonts w:hint="eastAsia"/>
        </w:rPr>
        <w:t>后端开发</w:t>
      </w:r>
      <w:bookmarkEnd w:id="148"/>
    </w:p>
    <w:p w14:paraId="6F0A1166" w14:textId="77777777"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14:paraId="704A5895" w14:textId="77777777" w:rsidR="005D651A" w:rsidRDefault="00DB63BB" w:rsidP="00DB63BB">
      <w:pPr>
        <w:pStyle w:val="af7"/>
      </w:pPr>
      <w:r>
        <w:tab/>
      </w:r>
      <w:proofErr w:type="spellStart"/>
      <w:r w:rsidRPr="00DB63BB">
        <w:t>TravelablumApplication</w:t>
      </w:r>
      <w:proofErr w:type="spellEnd"/>
      <w:r>
        <w:rPr>
          <w:rFonts w:hint="eastAsia"/>
        </w:rPr>
        <w:t>是</w:t>
      </w:r>
      <w:proofErr w:type="spellStart"/>
      <w:r>
        <w:rPr>
          <w:rFonts w:hint="eastAsia"/>
        </w:rPr>
        <w:t>SpringBoot</w:t>
      </w:r>
      <w:proofErr w:type="spellEnd"/>
      <w:r>
        <w:rPr>
          <w:rFonts w:hint="eastAsia"/>
        </w:rPr>
        <w:t>的启动类，在</w:t>
      </w:r>
      <w:r>
        <w:rPr>
          <w:rFonts w:hint="eastAsia"/>
        </w:rPr>
        <w:t>controlle</w:t>
      </w:r>
      <w:r>
        <w:t>r</w:t>
      </w:r>
      <w:r>
        <w:rPr>
          <w:rFonts w:hint="eastAsia"/>
        </w:rPr>
        <w:t>目录下新建</w:t>
      </w:r>
      <w:proofErr w:type="spellStart"/>
      <w:r w:rsidRPr="00DB63BB">
        <w:t>GetController</w:t>
      </w:r>
      <w:proofErr w:type="spellEnd"/>
      <w:r>
        <w:rPr>
          <w:rFonts w:hint="eastAsia"/>
        </w:rPr>
        <w:t>、</w:t>
      </w:r>
      <w:proofErr w:type="spellStart"/>
      <w:r>
        <w:rPr>
          <w:rFonts w:hint="eastAsia"/>
        </w:rPr>
        <w:t>S</w:t>
      </w:r>
      <w:r w:rsidRPr="00DB63BB">
        <w:t>etController</w:t>
      </w:r>
      <w:proofErr w:type="spellEnd"/>
      <w:r>
        <w:rPr>
          <w:rFonts w:hint="eastAsia"/>
        </w:rPr>
        <w:t>、</w:t>
      </w:r>
      <w:proofErr w:type="spellStart"/>
      <w:r>
        <w:t>Upload</w:t>
      </w:r>
      <w:r w:rsidRPr="00DB63BB">
        <w:t>Controller</w:t>
      </w:r>
      <w:proofErr w:type="spellEnd"/>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77777777"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14:paraId="69EF33EF" w14:textId="77777777" w:rsidR="00DB63BB" w:rsidRDefault="00DB63BB" w:rsidP="00DB63BB">
      <w:pPr>
        <w:pStyle w:val="af7"/>
      </w:pPr>
      <w:r>
        <w:tab/>
        <w:t>@RequestMapping(</w:t>
      </w:r>
      <w:r w:rsidRPr="00DB63BB">
        <w:t>)</w:t>
      </w:r>
      <w:r>
        <w:rPr>
          <w:rFonts w:hint="eastAsia"/>
        </w:rPr>
        <w:t>，实现对不同接口地址的路由转发。</w:t>
      </w:r>
    </w:p>
    <w:p w14:paraId="18A8546F" w14:textId="77777777" w:rsidR="00DB63BB" w:rsidRDefault="00DB63BB" w:rsidP="00DB63BB">
      <w:pPr>
        <w:pStyle w:val="af7"/>
      </w:pPr>
      <w:r>
        <w:tab/>
      </w:r>
      <w:r w:rsidRPr="00DB63BB">
        <w:t>@RequestParam</w:t>
      </w:r>
      <w:r>
        <w:rPr>
          <w:rFonts w:hint="eastAsia"/>
        </w:rPr>
        <w:t>，实现对参数的传递。</w:t>
      </w:r>
    </w:p>
    <w:p w14:paraId="0CBBDC6D" w14:textId="77777777" w:rsidR="005E6209" w:rsidRDefault="005E6209" w:rsidP="00DB63BB">
      <w:pPr>
        <w:pStyle w:val="af7"/>
      </w:pPr>
      <w:r>
        <w:lastRenderedPageBreak/>
        <w:tab/>
      </w:r>
      <w:r>
        <w:rPr>
          <w:rFonts w:hint="eastAsia"/>
        </w:rPr>
        <w:t>在项目配置文件</w:t>
      </w:r>
      <w:proofErr w:type="spellStart"/>
      <w:r>
        <w:rPr>
          <w:rFonts w:hint="eastAsia"/>
        </w:rPr>
        <w:t>application.yml</w:t>
      </w:r>
      <w:proofErr w:type="spellEnd"/>
      <w:r>
        <w:rPr>
          <w:rFonts w:hint="eastAsia"/>
        </w:rPr>
        <w:t>中配置数据库和</w:t>
      </w:r>
      <w:proofErr w:type="spellStart"/>
      <w:r>
        <w:rPr>
          <w:rFonts w:hint="eastAsia"/>
        </w:rPr>
        <w:t>SSl</w:t>
      </w:r>
      <w:proofErr w:type="spellEnd"/>
      <w:r>
        <w:rPr>
          <w:rFonts w:hint="eastAsia"/>
        </w:rPr>
        <w:t>证书的安装。</w:t>
      </w:r>
    </w:p>
    <w:p w14:paraId="1E03FA9F" w14:textId="77777777" w:rsidR="00D10AE5" w:rsidRDefault="005E6209" w:rsidP="00D10AE5">
      <w:pPr>
        <w:pStyle w:val="af7"/>
      </w:pPr>
      <w:r>
        <w:tab/>
      </w: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w:t>
            </w:r>
            <w:proofErr w:type="spellStart"/>
            <w:r w:rsidRPr="00D10AE5">
              <w:rPr>
                <w:rFonts w:ascii="宋体" w:hAnsi="宋体"/>
                <w:sz w:val="21"/>
                <w:szCs w:val="21"/>
              </w:rPr>
              <w:t>OpenId</w:t>
            </w:r>
            <w:proofErr w:type="spellEnd"/>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w:t>
            </w:r>
            <w:proofErr w:type="spellStart"/>
            <w:r w:rsidRPr="00D10AE5">
              <w:rPr>
                <w:rFonts w:ascii="宋体" w:hAnsi="宋体" w:hint="eastAsia"/>
                <w:sz w:val="21"/>
                <w:szCs w:val="21"/>
              </w:rPr>
              <w:t>open</w:t>
            </w:r>
            <w:r w:rsidRPr="00D10AE5">
              <w:rPr>
                <w:rFonts w:ascii="宋体" w:hAnsi="宋体"/>
                <w:sz w:val="21"/>
                <w:szCs w:val="21"/>
              </w:rPr>
              <w:t>id</w:t>
            </w:r>
            <w:proofErr w:type="spellEnd"/>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proofErr w:type="spellStart"/>
            <w:r w:rsidRPr="00D10AE5">
              <w:rPr>
                <w:rFonts w:ascii="宋体" w:hAnsi="宋体"/>
                <w:sz w:val="21"/>
                <w:szCs w:val="21"/>
              </w:rPr>
              <w:t>albumid</w:t>
            </w:r>
            <w:proofErr w:type="spellEnd"/>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w:t>
            </w:r>
            <w:proofErr w:type="gramStart"/>
            <w:r w:rsidRPr="00D10AE5">
              <w:rPr>
                <w:rFonts w:ascii="宋体" w:hAnsi="宋体" w:hint="eastAsia"/>
                <w:sz w:val="21"/>
                <w:szCs w:val="21"/>
              </w:rPr>
              <w:t>内图片</w:t>
            </w:r>
            <w:proofErr w:type="gramEnd"/>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w:t>
            </w:r>
            <w:proofErr w:type="spellStart"/>
            <w:r w:rsidRPr="00D10AE5">
              <w:rPr>
                <w:rFonts w:ascii="宋体" w:hAnsi="宋体" w:hint="eastAsia"/>
                <w:sz w:val="21"/>
                <w:szCs w:val="21"/>
              </w:rPr>
              <w:t>userid</w:t>
            </w:r>
            <w:proofErr w:type="spellEnd"/>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w:t>
            </w:r>
            <w:proofErr w:type="spellStart"/>
            <w:r w:rsidRPr="00D10AE5">
              <w:rPr>
                <w:rFonts w:ascii="宋体" w:hAnsi="宋体"/>
                <w:sz w:val="21"/>
                <w:szCs w:val="21"/>
              </w:rPr>
              <w:t>ImagesByLocation</w:t>
            </w:r>
            <w:proofErr w:type="spellEnd"/>
          </w:p>
        </w:tc>
        <w:tc>
          <w:tcPr>
            <w:tcW w:w="2061" w:type="dxa"/>
          </w:tcPr>
          <w:p w14:paraId="2B2157EB"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proofErr w:type="spellStart"/>
            <w:r w:rsidRPr="00D10AE5">
              <w:rPr>
                <w:rFonts w:ascii="宋体" w:hAnsi="宋体"/>
                <w:szCs w:val="21"/>
              </w:rPr>
              <w:t>albumid</w:t>
            </w:r>
            <w:proofErr w:type="spellEnd"/>
            <w:r w:rsidRPr="00D10AE5">
              <w:rPr>
                <w:rFonts w:ascii="宋体" w:hAnsi="宋体" w:hint="eastAsia"/>
                <w:szCs w:val="21"/>
              </w:rPr>
              <w:t>、</w:t>
            </w:r>
            <w:proofErr w:type="spellStart"/>
            <w:r w:rsidRPr="00D10AE5">
              <w:rPr>
                <w:rFonts w:ascii="宋体" w:hAnsi="宋体" w:hint="eastAsia"/>
                <w:szCs w:val="21"/>
              </w:rPr>
              <w:t>i</w:t>
            </w:r>
            <w:r w:rsidRPr="00D10AE5">
              <w:rPr>
                <w:rFonts w:ascii="宋体" w:hAnsi="宋体"/>
                <w:szCs w:val="21"/>
              </w:rPr>
              <w:t>magename</w:t>
            </w:r>
            <w:proofErr w:type="spellEnd"/>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w:t>
            </w:r>
            <w:proofErr w:type="gramStart"/>
            <w:r w:rsidRPr="00D10AE5">
              <w:rPr>
                <w:rFonts w:ascii="宋体" w:hAnsi="宋体" w:hint="eastAsia"/>
                <w:sz w:val="21"/>
                <w:szCs w:val="21"/>
              </w:rPr>
              <w:t>传图片</w:t>
            </w:r>
            <w:proofErr w:type="gramEnd"/>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w:t>
            </w:r>
            <w:proofErr w:type="spellStart"/>
            <w:r w:rsidRPr="00D10AE5">
              <w:rPr>
                <w:rFonts w:ascii="宋体" w:hAnsi="宋体" w:hint="eastAsia"/>
                <w:sz w:val="21"/>
                <w:szCs w:val="21"/>
              </w:rPr>
              <w:t>a</w:t>
            </w:r>
            <w:r w:rsidRPr="00D10AE5">
              <w:rPr>
                <w:rFonts w:ascii="宋体" w:hAnsi="宋体"/>
                <w:sz w:val="21"/>
                <w:szCs w:val="21"/>
              </w:rPr>
              <w:t>lbumname</w:t>
            </w:r>
            <w:proofErr w:type="spellEnd"/>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DeleteImage</w:t>
            </w:r>
            <w:proofErr w:type="spellEnd"/>
          </w:p>
        </w:tc>
        <w:tc>
          <w:tcPr>
            <w:tcW w:w="2061" w:type="dxa"/>
          </w:tcPr>
          <w:p w14:paraId="6C522571"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image</w:t>
            </w:r>
            <w:r w:rsidRPr="00D10AE5">
              <w:rPr>
                <w:rFonts w:ascii="宋体" w:hAnsi="宋体"/>
                <w:sz w:val="21"/>
                <w:szCs w:val="21"/>
              </w:rPr>
              <w:t>id</w:t>
            </w:r>
            <w:proofErr w:type="spellEnd"/>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DeleteAlbum</w:t>
            </w:r>
            <w:proofErr w:type="spellEnd"/>
          </w:p>
        </w:tc>
        <w:tc>
          <w:tcPr>
            <w:tcW w:w="2061" w:type="dxa"/>
          </w:tcPr>
          <w:p w14:paraId="2FF8DA0B"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UpdateUser</w:t>
            </w:r>
            <w:proofErr w:type="spellEnd"/>
          </w:p>
        </w:tc>
        <w:tc>
          <w:tcPr>
            <w:tcW w:w="2061" w:type="dxa"/>
          </w:tcPr>
          <w:p w14:paraId="64C721C1"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u</w:t>
            </w:r>
            <w:r w:rsidRPr="00D10AE5">
              <w:rPr>
                <w:rFonts w:ascii="宋体" w:hAnsi="宋体"/>
                <w:sz w:val="21"/>
                <w:szCs w:val="21"/>
              </w:rPr>
              <w:t>serid</w:t>
            </w:r>
            <w:proofErr w:type="spellEnd"/>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UpdateAlbum</w:t>
            </w:r>
            <w:proofErr w:type="spellEnd"/>
          </w:p>
        </w:tc>
        <w:tc>
          <w:tcPr>
            <w:tcW w:w="2061" w:type="dxa"/>
          </w:tcPr>
          <w:p w14:paraId="5A0C853E" w14:textId="77777777" w:rsidR="002556F2" w:rsidRPr="00D10AE5" w:rsidRDefault="00767C3B" w:rsidP="00767C3B">
            <w:pPr>
              <w:rPr>
                <w:rFonts w:ascii="宋体" w:hAnsi="宋体"/>
                <w:szCs w:val="21"/>
              </w:rPr>
            </w:pPr>
            <w:proofErr w:type="spellStart"/>
            <w:r w:rsidRPr="00D10AE5">
              <w:rPr>
                <w:rFonts w:ascii="宋体" w:hAnsi="宋体" w:hint="eastAsia"/>
                <w:szCs w:val="21"/>
              </w:rPr>
              <w:t>albumtype</w:t>
            </w:r>
            <w:proofErr w:type="spellEnd"/>
            <w:r w:rsidRPr="00D10AE5">
              <w:rPr>
                <w:rFonts w:ascii="宋体" w:hAnsi="宋体" w:hint="eastAsia"/>
                <w:szCs w:val="21"/>
              </w:rPr>
              <w:t>、</w:t>
            </w:r>
            <w:proofErr w:type="spellStart"/>
            <w:r w:rsidRPr="00D10AE5">
              <w:rPr>
                <w:rFonts w:ascii="宋体" w:hAnsi="宋体" w:hint="eastAsia"/>
                <w:szCs w:val="21"/>
              </w:rPr>
              <w:t>albumid</w:t>
            </w:r>
            <w:proofErr w:type="spellEnd"/>
            <w:r w:rsidRPr="00D10AE5">
              <w:rPr>
                <w:rFonts w:ascii="宋体" w:hAnsi="宋体" w:hint="eastAsia"/>
                <w:szCs w:val="21"/>
              </w:rPr>
              <w:t>、</w:t>
            </w:r>
            <w:proofErr w:type="spellStart"/>
            <w:r w:rsidRPr="00D10AE5">
              <w:rPr>
                <w:rFonts w:ascii="宋体" w:hAnsi="宋体" w:hint="eastAsia"/>
                <w:szCs w:val="21"/>
              </w:rPr>
              <w:t>albumname</w:t>
            </w:r>
            <w:proofErr w:type="spellEnd"/>
            <w:r w:rsidRPr="00D10AE5">
              <w:rPr>
                <w:rFonts w:ascii="宋体" w:hAnsi="宋体" w:hint="eastAsia"/>
                <w:szCs w:val="21"/>
              </w:rPr>
              <w:t>、d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UpdateImage</w:t>
            </w:r>
            <w:proofErr w:type="spellEnd"/>
          </w:p>
        </w:tc>
        <w:tc>
          <w:tcPr>
            <w:tcW w:w="2061" w:type="dxa"/>
          </w:tcPr>
          <w:p w14:paraId="72EA327D"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w:t>
            </w:r>
            <w:proofErr w:type="spellStart"/>
            <w:r w:rsidRPr="00D10AE5">
              <w:rPr>
                <w:rFonts w:ascii="宋体" w:hAnsi="宋体"/>
                <w:sz w:val="21"/>
                <w:szCs w:val="21"/>
              </w:rPr>
              <w:t>CoverImage</w:t>
            </w:r>
            <w:proofErr w:type="spellEnd"/>
          </w:p>
        </w:tc>
        <w:tc>
          <w:tcPr>
            <w:tcW w:w="2061" w:type="dxa"/>
          </w:tcPr>
          <w:p w14:paraId="4E2E3434" w14:textId="77777777" w:rsidR="002556F2" w:rsidRPr="00D10AE5" w:rsidRDefault="00767C3B" w:rsidP="005E6209">
            <w:pPr>
              <w:pStyle w:val="af7"/>
              <w:rPr>
                <w:rFonts w:ascii="宋体" w:hAnsi="宋体"/>
                <w:sz w:val="21"/>
                <w:szCs w:val="21"/>
              </w:rPr>
            </w:pPr>
            <w:proofErr w:type="spellStart"/>
            <w:r w:rsidRPr="00D10AE5">
              <w:rPr>
                <w:rFonts w:ascii="宋体" w:hAnsi="宋体" w:hint="eastAsia"/>
                <w:sz w:val="21"/>
                <w:szCs w:val="21"/>
              </w:rPr>
              <w:t>i</w:t>
            </w:r>
            <w:r w:rsidRPr="00D10AE5">
              <w:rPr>
                <w:rFonts w:ascii="宋体" w:hAnsi="宋体"/>
                <w:sz w:val="21"/>
                <w:szCs w:val="21"/>
              </w:rPr>
              <w:t>mageid</w:t>
            </w:r>
            <w:proofErr w:type="spellEnd"/>
            <w:r w:rsidRPr="00D10AE5">
              <w:rPr>
                <w:rFonts w:ascii="宋体" w:hAnsi="宋体" w:hint="eastAsia"/>
                <w:sz w:val="21"/>
                <w:szCs w:val="21"/>
              </w:rPr>
              <w:t>、</w:t>
            </w:r>
            <w:proofErr w:type="spellStart"/>
            <w:r w:rsidRPr="00D10AE5">
              <w:rPr>
                <w:rFonts w:ascii="宋体" w:hAnsi="宋体" w:hint="eastAsia"/>
                <w:sz w:val="21"/>
                <w:szCs w:val="21"/>
              </w:rPr>
              <w:t>a</w:t>
            </w:r>
            <w:r w:rsidRPr="00D10AE5">
              <w:rPr>
                <w:rFonts w:ascii="宋体" w:hAnsi="宋体"/>
                <w:sz w:val="21"/>
                <w:szCs w:val="21"/>
              </w:rPr>
              <w:t>lbumid</w:t>
            </w:r>
            <w:proofErr w:type="spellEnd"/>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49" w:name="_Toc66120223"/>
      <w:r>
        <w:rPr>
          <w:rFonts w:hint="eastAsia"/>
        </w:rPr>
        <w:lastRenderedPageBreak/>
        <w:t>4.4</w:t>
      </w:r>
      <w:r>
        <w:rPr>
          <w:rFonts w:hint="eastAsia"/>
        </w:rPr>
        <w:t>项目部署</w:t>
      </w:r>
      <w:bookmarkEnd w:id="149"/>
    </w:p>
    <w:p w14:paraId="397DD731" w14:textId="77777777" w:rsidR="00CA45EF" w:rsidRDefault="00E122DC" w:rsidP="00CA45EF">
      <w:pPr>
        <w:pStyle w:val="af7"/>
      </w:pPr>
      <w:r>
        <w:tab/>
      </w:r>
      <w:r>
        <w:rPr>
          <w:rFonts w:hint="eastAsia"/>
        </w:rPr>
        <w:t>代码编写完成后，小程序端的代码直接在</w:t>
      </w:r>
      <w:proofErr w:type="gramStart"/>
      <w:r>
        <w:rPr>
          <w:rFonts w:hint="eastAsia"/>
        </w:rPr>
        <w:t>微信开发者工具</w:t>
      </w:r>
      <w:proofErr w:type="gramEnd"/>
      <w:r>
        <w:rPr>
          <w:rFonts w:hint="eastAsia"/>
        </w:rPr>
        <w:t>中上传为体验版，管理员可添加</w:t>
      </w:r>
      <w:proofErr w:type="gramStart"/>
      <w:r>
        <w:rPr>
          <w:rFonts w:hint="eastAsia"/>
        </w:rPr>
        <w:t>微信用</w:t>
      </w:r>
      <w:proofErr w:type="gramEnd"/>
      <w:r>
        <w:rPr>
          <w:rFonts w:hint="eastAsia"/>
        </w:rPr>
        <w:t>户作为体验成员来体验小程序，小程序的正式版需要经过审核。</w:t>
      </w:r>
    </w:p>
    <w:p w14:paraId="2BB53B09" w14:textId="77777777" w:rsidR="00E122DC" w:rsidRDefault="00E122DC" w:rsidP="00CA45EF">
      <w:pPr>
        <w:pStyle w:val="af7"/>
      </w:pPr>
      <w:r>
        <w:tab/>
      </w:r>
      <w:r>
        <w:rPr>
          <w:rFonts w:hint="eastAsia"/>
        </w:rPr>
        <w:t>后端服务器的代码打包成</w:t>
      </w:r>
      <w:r>
        <w:rPr>
          <w:rFonts w:hint="eastAsia"/>
        </w:rPr>
        <w:t>jar</w:t>
      </w:r>
      <w:r>
        <w:rPr>
          <w:rFonts w:hint="eastAsia"/>
        </w:rPr>
        <w:t>格式，使用</w:t>
      </w:r>
      <w:proofErr w:type="spellStart"/>
      <w:r>
        <w:rPr>
          <w:rFonts w:hint="eastAsia"/>
        </w:rPr>
        <w:t>X</w:t>
      </w:r>
      <w:r>
        <w:t>shell</w:t>
      </w:r>
      <w:proofErr w:type="spellEnd"/>
      <w:r>
        <w:rPr>
          <w:rFonts w:hint="eastAsia"/>
        </w:rPr>
        <w:t>连接到云服务器，使用</w:t>
      </w:r>
      <w:proofErr w:type="spellStart"/>
      <w:r>
        <w:rPr>
          <w:rFonts w:hint="eastAsia"/>
        </w:rPr>
        <w:t>rz</w:t>
      </w:r>
      <w:proofErr w:type="spellEnd"/>
      <w:r>
        <w:rPr>
          <w:rFonts w:hint="eastAsia"/>
        </w:rPr>
        <w:t>命令上传文件，使用</w:t>
      </w:r>
      <w:proofErr w:type="spellStart"/>
      <w:r w:rsidRPr="00E122DC">
        <w:t>nohup</w:t>
      </w:r>
      <w:proofErr w:type="spellEnd"/>
      <w:r w:rsidRPr="00E122DC">
        <w:t xml:space="preserve">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50" w:name="_Toc32173309"/>
      <w:bookmarkStart w:id="151" w:name="_Toc32174974"/>
      <w:bookmarkStart w:id="152" w:name="_Toc32176195"/>
      <w:bookmarkStart w:id="153" w:name="_Toc66120224"/>
      <w:bookmarkStart w:id="154" w:name="OLE_LINK35"/>
      <w:bookmarkStart w:id="155" w:name="OLE_LINK36"/>
      <w:r>
        <w:rPr>
          <w:rFonts w:hint="eastAsia"/>
        </w:rPr>
        <w:lastRenderedPageBreak/>
        <w:t xml:space="preserve">第5章 </w:t>
      </w:r>
      <w:r w:rsidRPr="00154D73">
        <w:rPr>
          <w:rFonts w:hint="eastAsia"/>
        </w:rPr>
        <w:t xml:space="preserve"> </w:t>
      </w:r>
      <w:r>
        <w:rPr>
          <w:rFonts w:hint="eastAsia"/>
        </w:rPr>
        <w:t>系统测试</w:t>
      </w:r>
      <w:bookmarkEnd w:id="150"/>
      <w:bookmarkEnd w:id="151"/>
      <w:bookmarkEnd w:id="152"/>
      <w:bookmarkEnd w:id="153"/>
    </w:p>
    <w:p w14:paraId="111535CE" w14:textId="77777777" w:rsidR="00E3795C" w:rsidRDefault="00E3795C" w:rsidP="00E23D76"/>
    <w:p w14:paraId="75BDCEF6" w14:textId="77777777" w:rsidR="004C7258" w:rsidRPr="00D10AE5" w:rsidRDefault="00E3795C" w:rsidP="00D10AE5">
      <w:pPr>
        <w:pStyle w:val="af7"/>
      </w:pPr>
      <w:r>
        <w:tab/>
      </w: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56" w:name="_Toc66120225"/>
      <w:r>
        <w:rPr>
          <w:rFonts w:hint="eastAsia"/>
        </w:rPr>
        <w:t>5.1</w:t>
      </w:r>
      <w:r>
        <w:rPr>
          <w:rFonts w:hint="eastAsia"/>
        </w:rPr>
        <w:t>测试环境</w:t>
      </w:r>
      <w:bookmarkEnd w:id="156"/>
    </w:p>
    <w:p w14:paraId="299D8908" w14:textId="77777777" w:rsidR="00E3795C" w:rsidRDefault="00D10AE5" w:rsidP="00D10AE5">
      <w:pPr>
        <w:pStyle w:val="af7"/>
      </w:pPr>
      <w:r>
        <w:tab/>
      </w:r>
      <w:r w:rsidR="00E3795C">
        <w:rPr>
          <w:rFonts w:hint="eastAsia"/>
        </w:rPr>
        <w:t>本应用</w:t>
      </w:r>
      <w:proofErr w:type="gramStart"/>
      <w:r w:rsidR="00E3795C">
        <w:rPr>
          <w:rFonts w:hint="eastAsia"/>
        </w:rPr>
        <w:t>为微信小</w:t>
      </w:r>
      <w:proofErr w:type="gramEnd"/>
      <w:r w:rsidR="00E3795C">
        <w:rPr>
          <w:rFonts w:hint="eastAsia"/>
        </w:rPr>
        <w:t>程序，考虑到兼容性，需要分别</w:t>
      </w:r>
      <w:proofErr w:type="gramStart"/>
      <w:r w:rsidR="00E3795C">
        <w:rPr>
          <w:rFonts w:hint="eastAsia"/>
        </w:rPr>
        <w:t>测试安卓平</w:t>
      </w:r>
      <w:proofErr w:type="gramEnd"/>
      <w:r w:rsidR="00E3795C">
        <w:rPr>
          <w:rFonts w:hint="eastAsia"/>
        </w:rPr>
        <w:t>台和</w:t>
      </w:r>
      <w:r w:rsidR="00E3795C">
        <w:rPr>
          <w:rFonts w:hint="eastAsia"/>
        </w:rPr>
        <w:t>IOS</w:t>
      </w:r>
      <w:r w:rsidR="00E3795C">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proofErr w:type="gramStart"/>
      <w:r>
        <w:rPr>
          <w:rFonts w:hint="eastAsia"/>
        </w:rPr>
        <w:t>安卓系统</w:t>
      </w:r>
      <w:proofErr w:type="gramEnd"/>
      <w:r>
        <w:rPr>
          <w:rFonts w:hint="eastAsia"/>
        </w:rPr>
        <w:t>：</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proofErr w:type="gramStart"/>
      <w:r>
        <w:rPr>
          <w:rFonts w:hint="eastAsia"/>
        </w:rPr>
        <w:t>微信版本</w:t>
      </w:r>
      <w:proofErr w:type="gramEnd"/>
      <w:r>
        <w:rPr>
          <w:rFonts w:hint="eastAsia"/>
        </w:rPr>
        <w:t>：</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proofErr w:type="gramStart"/>
      <w:r>
        <w:rPr>
          <w:rFonts w:hint="eastAsia"/>
        </w:rPr>
        <w:t>微信版本</w:t>
      </w:r>
      <w:proofErr w:type="gramEnd"/>
      <w:r>
        <w:rPr>
          <w:rFonts w:hint="eastAsia"/>
        </w:rPr>
        <w:t>：</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57" w:name="_Toc66120226"/>
      <w:r>
        <w:rPr>
          <w:rFonts w:hint="eastAsia"/>
        </w:rPr>
        <w:t>5.2</w:t>
      </w:r>
      <w:r>
        <w:rPr>
          <w:rFonts w:hint="eastAsia"/>
        </w:rPr>
        <w:t>测试用例</w:t>
      </w:r>
      <w:bookmarkEnd w:id="157"/>
    </w:p>
    <w:p w14:paraId="2C1B58F6" w14:textId="77777777" w:rsidR="0063204A" w:rsidRDefault="0063204A" w:rsidP="003B1A55">
      <w:pPr>
        <w:pStyle w:val="3"/>
      </w:pPr>
      <w:bookmarkStart w:id="158" w:name="_Toc66120227"/>
      <w:r>
        <w:rPr>
          <w:rFonts w:hint="eastAsia"/>
        </w:rPr>
        <w:t>5.2.1</w:t>
      </w:r>
      <w:r>
        <w:rPr>
          <w:rFonts w:hint="eastAsia"/>
        </w:rPr>
        <w:t>用户登录</w:t>
      </w:r>
      <w:bookmarkEnd w:id="158"/>
    </w:p>
    <w:p w14:paraId="3030986E" w14:textId="77777777" w:rsidR="003B1A55" w:rsidRDefault="003B1A55" w:rsidP="003B1A55">
      <w:pPr>
        <w:pStyle w:val="af7"/>
      </w:pPr>
      <w:r>
        <w:tab/>
      </w: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w:t>
            </w:r>
            <w:proofErr w:type="gramStart"/>
            <w:r w:rsidRPr="00FB7277">
              <w:rPr>
                <w:rFonts w:ascii="宋体" w:hAnsi="宋体" w:hint="eastAsia"/>
                <w:sz w:val="21"/>
                <w:szCs w:val="21"/>
              </w:rPr>
              <w:t>时微信登录</w:t>
            </w:r>
            <w:proofErr w:type="gramEnd"/>
            <w:r w:rsidRPr="00FB7277">
              <w:rPr>
                <w:rFonts w:ascii="宋体" w:hAnsi="宋体" w:hint="eastAsia"/>
                <w:sz w:val="21"/>
                <w:szCs w:val="21"/>
              </w:rPr>
              <w:t>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proofErr w:type="gramStart"/>
            <w:r w:rsidR="00A35EC8">
              <w:rPr>
                <w:rFonts w:ascii="宋体" w:hAnsi="宋体" w:hint="eastAsia"/>
                <w:sz w:val="21"/>
                <w:szCs w:val="21"/>
              </w:rPr>
              <w:t>弹出微信授权</w:t>
            </w:r>
            <w:proofErr w:type="gramEnd"/>
            <w:r w:rsidR="00A35EC8">
              <w:rPr>
                <w:rFonts w:ascii="宋体" w:hAnsi="宋体" w:hint="eastAsia"/>
                <w:sz w:val="21"/>
                <w:szCs w:val="21"/>
              </w:rPr>
              <w:t>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w:t>
            </w:r>
            <w:proofErr w:type="gramStart"/>
            <w:r>
              <w:rPr>
                <w:rFonts w:ascii="宋体" w:hAnsi="宋体" w:hint="eastAsia"/>
                <w:sz w:val="21"/>
                <w:szCs w:val="21"/>
              </w:rPr>
              <w:t>微信头像</w:t>
            </w:r>
            <w:proofErr w:type="gramEnd"/>
            <w:r>
              <w:rPr>
                <w:rFonts w:ascii="宋体" w:hAnsi="宋体" w:hint="eastAsia"/>
                <w:sz w:val="21"/>
                <w:szCs w:val="21"/>
              </w:rPr>
              <w:t>及昵称；用户拒绝时，显示默认</w:t>
            </w:r>
            <w:proofErr w:type="gramStart"/>
            <w:r>
              <w:rPr>
                <w:rFonts w:ascii="宋体" w:hAnsi="宋体" w:hint="eastAsia"/>
                <w:sz w:val="21"/>
                <w:szCs w:val="21"/>
              </w:rPr>
              <w:t>微信头像</w:t>
            </w:r>
            <w:proofErr w:type="gramEnd"/>
            <w:r>
              <w:rPr>
                <w:rFonts w:ascii="宋体" w:hAnsi="宋体" w:hint="eastAsia"/>
                <w:sz w:val="21"/>
                <w:szCs w:val="21"/>
              </w:rPr>
              <w:t>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59" w:name="_Toc66120228"/>
      <w:r>
        <w:rPr>
          <w:rFonts w:hint="eastAsia"/>
        </w:rPr>
        <w:t>5.2.2</w:t>
      </w:r>
      <w:r>
        <w:rPr>
          <w:rFonts w:hint="eastAsia"/>
        </w:rPr>
        <w:t>个人相册浏览</w:t>
      </w:r>
      <w:bookmarkEnd w:id="159"/>
    </w:p>
    <w:p w14:paraId="74FB5747" w14:textId="77777777" w:rsidR="007B3BB4" w:rsidRPr="007B3BB4" w:rsidRDefault="007B3BB4" w:rsidP="00D10AE5">
      <w:pPr>
        <w:pStyle w:val="af7"/>
      </w:pPr>
      <w:r>
        <w:tab/>
      </w:r>
      <w:r w:rsidR="00D10AE5" w:rsidRPr="00D10AE5">
        <w:rPr>
          <w:rFonts w:hint="eastAsia"/>
        </w:rPr>
        <w:t>个人相册浏览</w:t>
      </w:r>
      <w:r w:rsidRPr="007B3BB4">
        <w:rPr>
          <w:rFonts w:hint="eastAsia"/>
        </w:rPr>
        <w:t>测试用例如表</w:t>
      </w:r>
      <w:r w:rsidR="00D10AE5">
        <w:rPr>
          <w:rFonts w:hint="eastAsia"/>
        </w:rPr>
        <w:t>5-</w:t>
      </w:r>
      <w:r w:rsidR="00D10AE5">
        <w:t>2</w:t>
      </w:r>
      <w:r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w:t>
            </w:r>
            <w:proofErr w:type="gramStart"/>
            <w:r>
              <w:rPr>
                <w:rFonts w:ascii="宋体" w:hAnsi="宋体" w:hint="eastAsia"/>
                <w:sz w:val="21"/>
                <w:szCs w:val="21"/>
              </w:rPr>
              <w:t>内图片</w:t>
            </w:r>
            <w:proofErr w:type="gramEnd"/>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60" w:name="_Toc66120229"/>
      <w:r>
        <w:rPr>
          <w:rFonts w:hint="eastAsia"/>
        </w:rPr>
        <w:lastRenderedPageBreak/>
        <w:t>5.2.3</w:t>
      </w:r>
      <w:r>
        <w:rPr>
          <w:rFonts w:hint="eastAsia"/>
        </w:rPr>
        <w:t>共享相册浏览</w:t>
      </w:r>
      <w:bookmarkEnd w:id="160"/>
    </w:p>
    <w:p w14:paraId="529B1F6A" w14:textId="77777777" w:rsidR="007B3BB4" w:rsidRPr="007B3BB4" w:rsidRDefault="007B3BB4" w:rsidP="00D10AE5">
      <w:pPr>
        <w:pStyle w:val="af7"/>
      </w:pPr>
      <w:r>
        <w:tab/>
      </w:r>
      <w:r w:rsidR="00D10AE5">
        <w:rPr>
          <w:rFonts w:hint="eastAsia"/>
        </w:rPr>
        <w:t>共享相册浏览</w:t>
      </w:r>
      <w:r w:rsidRPr="007B3BB4">
        <w:rPr>
          <w:rFonts w:hint="eastAsia"/>
        </w:rPr>
        <w:t>测试用例如表</w:t>
      </w:r>
      <w:r w:rsidR="00D10AE5">
        <w:rPr>
          <w:rFonts w:hint="eastAsia"/>
        </w:rPr>
        <w:t>5-</w:t>
      </w:r>
      <w:r w:rsidR="00D10AE5">
        <w:t>3</w:t>
      </w:r>
      <w:r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w:t>
            </w:r>
            <w:proofErr w:type="gramStart"/>
            <w:r>
              <w:rPr>
                <w:rFonts w:ascii="宋体" w:hAnsi="宋体" w:hint="eastAsia"/>
                <w:sz w:val="21"/>
                <w:szCs w:val="21"/>
              </w:rPr>
              <w:t>内图片</w:t>
            </w:r>
            <w:proofErr w:type="gramEnd"/>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61" w:name="_Toc66120230"/>
      <w:r>
        <w:rPr>
          <w:rFonts w:hint="eastAsia"/>
        </w:rPr>
        <w:t>5.2.4</w:t>
      </w:r>
      <w:r>
        <w:rPr>
          <w:rFonts w:hint="eastAsia"/>
        </w:rPr>
        <w:t>新建相册</w:t>
      </w:r>
      <w:bookmarkEnd w:id="161"/>
    </w:p>
    <w:p w14:paraId="717CD24C" w14:textId="77777777" w:rsidR="007B3BB4" w:rsidRPr="007B3BB4" w:rsidRDefault="007B3BB4" w:rsidP="007B3BB4">
      <w:pPr>
        <w:spacing w:line="360" w:lineRule="auto"/>
        <w:rPr>
          <w:sz w:val="24"/>
        </w:rPr>
      </w:pPr>
      <w:r>
        <w:rPr>
          <w:sz w:val="24"/>
        </w:rPr>
        <w:tab/>
      </w:r>
      <w:r w:rsidR="00D10AE5" w:rsidRPr="00D10AE5">
        <w:rPr>
          <w:rFonts w:hint="eastAsia"/>
          <w:sz w:val="24"/>
        </w:rPr>
        <w:t>新建相册</w:t>
      </w:r>
      <w:r w:rsidRPr="007B3BB4">
        <w:rPr>
          <w:rFonts w:hint="eastAsia"/>
          <w:sz w:val="24"/>
        </w:rPr>
        <w:t>测试用例如表</w:t>
      </w:r>
      <w:r w:rsidR="00D10AE5">
        <w:rPr>
          <w:rFonts w:hint="eastAsia"/>
          <w:sz w:val="24"/>
        </w:rPr>
        <w:t>5-</w:t>
      </w:r>
      <w:r w:rsidR="00D10AE5">
        <w:rPr>
          <w:sz w:val="24"/>
        </w:rPr>
        <w:t>4</w:t>
      </w:r>
      <w:r w:rsidRPr="007B3BB4">
        <w:rPr>
          <w:sz w:val="24"/>
        </w:rPr>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62" w:name="_Toc66120231"/>
      <w:r>
        <w:rPr>
          <w:rFonts w:hint="eastAsia"/>
        </w:rPr>
        <w:lastRenderedPageBreak/>
        <w:t>5.2.5</w:t>
      </w:r>
      <w:r>
        <w:rPr>
          <w:rFonts w:hint="eastAsia"/>
        </w:rPr>
        <w:t>相册设置</w:t>
      </w:r>
      <w:bookmarkEnd w:id="162"/>
    </w:p>
    <w:p w14:paraId="443A249D" w14:textId="77777777" w:rsidR="007B3BB4" w:rsidRPr="007B3BB4" w:rsidRDefault="007B3BB4" w:rsidP="007B3BB4">
      <w:pPr>
        <w:spacing w:line="360" w:lineRule="auto"/>
        <w:rPr>
          <w:sz w:val="24"/>
        </w:rPr>
      </w:pPr>
      <w:r>
        <w:rPr>
          <w:sz w:val="24"/>
        </w:rPr>
        <w:tab/>
      </w:r>
      <w:r w:rsidR="00A93006" w:rsidRPr="00A93006">
        <w:rPr>
          <w:rFonts w:hint="eastAsia"/>
          <w:sz w:val="24"/>
        </w:rPr>
        <w:t>相册设置</w:t>
      </w:r>
      <w:r w:rsidRPr="007B3BB4">
        <w:rPr>
          <w:rFonts w:hint="eastAsia"/>
          <w:sz w:val="24"/>
        </w:rPr>
        <w:t>测试用例如表</w:t>
      </w:r>
      <w:r w:rsidR="00A93006">
        <w:rPr>
          <w:rFonts w:hint="eastAsia"/>
          <w:sz w:val="24"/>
        </w:rPr>
        <w:t>5-</w:t>
      </w:r>
      <w:r w:rsidR="00A93006">
        <w:rPr>
          <w:sz w:val="24"/>
        </w:rPr>
        <w:t>5</w:t>
      </w:r>
      <w:r w:rsidRPr="007B3BB4">
        <w:rPr>
          <w:sz w:val="24"/>
        </w:rPr>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proofErr w:type="gramStart"/>
            <w:r>
              <w:rPr>
                <w:rFonts w:ascii="宋体" w:hAnsi="宋体" w:hint="eastAsia"/>
                <w:sz w:val="21"/>
                <w:szCs w:val="21"/>
              </w:rPr>
              <w:t>弹窗询问</w:t>
            </w:r>
            <w:proofErr w:type="gramEnd"/>
            <w:r>
              <w:rPr>
                <w:rFonts w:ascii="宋体" w:hAnsi="宋体" w:hint="eastAsia"/>
                <w:sz w:val="21"/>
                <w:szCs w:val="21"/>
              </w:rPr>
              <w:t>是否确定删除，再次点击确定后</w:t>
            </w:r>
            <w:proofErr w:type="gramStart"/>
            <w:r>
              <w:rPr>
                <w:rFonts w:ascii="宋体" w:hAnsi="宋体" w:hint="eastAsia"/>
                <w:sz w:val="21"/>
                <w:szCs w:val="21"/>
              </w:rPr>
              <w:t>删除</w:t>
            </w:r>
            <w:proofErr w:type="gramEnd"/>
            <w:r>
              <w:rPr>
                <w:rFonts w:ascii="宋体" w:hAnsi="宋体" w:hint="eastAsia"/>
                <w:sz w:val="21"/>
                <w:szCs w:val="21"/>
              </w:rPr>
              <w:t>此相册，系统返回相册页面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77777777" w:rsidR="00A93006" w:rsidRPr="00A93006" w:rsidRDefault="00A93006" w:rsidP="00A93006">
      <w:pPr>
        <w:spacing w:line="360" w:lineRule="auto"/>
        <w:rPr>
          <w:sz w:val="24"/>
        </w:rPr>
      </w:pPr>
      <w:r>
        <w:rPr>
          <w:sz w:val="24"/>
        </w:rPr>
        <w:tab/>
      </w:r>
      <w:r>
        <w:rPr>
          <w:rFonts w:hint="eastAsia"/>
          <w:sz w:val="24"/>
        </w:rPr>
        <w:t>相册</w:t>
      </w:r>
      <w:r w:rsidRPr="00A93006">
        <w:rPr>
          <w:rFonts w:hint="eastAsia"/>
          <w:sz w:val="24"/>
        </w:rPr>
        <w:t>封面设置</w:t>
      </w:r>
      <w:r w:rsidRPr="007B3BB4">
        <w:rPr>
          <w:rFonts w:hint="eastAsia"/>
          <w:sz w:val="24"/>
        </w:rPr>
        <w:t>测试用例如表</w:t>
      </w:r>
      <w:r>
        <w:rPr>
          <w:rFonts w:hint="eastAsia"/>
          <w:sz w:val="24"/>
        </w:rPr>
        <w:t>5-6</w:t>
      </w:r>
      <w:r w:rsidRPr="007B3BB4">
        <w:rPr>
          <w:sz w:val="24"/>
        </w:rPr>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63" w:name="_Toc66120232"/>
      <w:r>
        <w:rPr>
          <w:rFonts w:hint="eastAsia"/>
        </w:rPr>
        <w:t>5.2.6</w:t>
      </w:r>
      <w:r>
        <w:rPr>
          <w:rFonts w:hint="eastAsia"/>
        </w:rPr>
        <w:t>上传图片</w:t>
      </w:r>
      <w:bookmarkEnd w:id="163"/>
    </w:p>
    <w:p w14:paraId="3EC02858" w14:textId="77777777" w:rsidR="007B3BB4" w:rsidRPr="007B3BB4" w:rsidRDefault="007B3BB4" w:rsidP="007B3BB4">
      <w:pPr>
        <w:spacing w:line="360" w:lineRule="auto"/>
        <w:rPr>
          <w:sz w:val="24"/>
        </w:rPr>
      </w:pPr>
      <w:r>
        <w:rPr>
          <w:sz w:val="24"/>
        </w:rPr>
        <w:tab/>
      </w:r>
      <w:r w:rsidR="00A93006" w:rsidRPr="00A93006">
        <w:rPr>
          <w:rFonts w:hint="eastAsia"/>
          <w:sz w:val="24"/>
        </w:rPr>
        <w:t>上</w:t>
      </w:r>
      <w:proofErr w:type="gramStart"/>
      <w:r w:rsidR="00A93006" w:rsidRPr="00A93006">
        <w:rPr>
          <w:rFonts w:hint="eastAsia"/>
          <w:sz w:val="24"/>
        </w:rPr>
        <w:t>传图片</w:t>
      </w:r>
      <w:proofErr w:type="gramEnd"/>
      <w:r w:rsidRPr="007B3BB4">
        <w:rPr>
          <w:rFonts w:hint="eastAsia"/>
          <w:sz w:val="24"/>
        </w:rPr>
        <w:t>测试用例如表</w:t>
      </w:r>
      <w:r w:rsidR="00A93006">
        <w:rPr>
          <w:rFonts w:hint="eastAsia"/>
          <w:sz w:val="24"/>
        </w:rPr>
        <w:t>5-7</w:t>
      </w:r>
      <w:r w:rsidRPr="007B3BB4">
        <w:rPr>
          <w:sz w:val="24"/>
        </w:rPr>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w:t>
      </w:r>
      <w:proofErr w:type="gramStart"/>
      <w:r w:rsidR="00A93006" w:rsidRPr="00A93006">
        <w:rPr>
          <w:rFonts w:ascii="楷体" w:eastAsia="楷体" w:hAnsi="楷体" w:hint="eastAsia"/>
        </w:rPr>
        <w:t>传图片</w:t>
      </w:r>
      <w:proofErr w:type="gramEnd"/>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w:t>
            </w:r>
            <w:proofErr w:type="gramStart"/>
            <w:r w:rsidR="004A6129">
              <w:rPr>
                <w:rFonts w:ascii="宋体" w:hAnsi="宋体" w:hint="eastAsia"/>
                <w:sz w:val="21"/>
                <w:szCs w:val="21"/>
              </w:rPr>
              <w:t>传图片</w:t>
            </w:r>
            <w:proofErr w:type="gramEnd"/>
            <w:r w:rsidR="004A6129">
              <w:rPr>
                <w:rFonts w:ascii="宋体" w:hAnsi="宋体" w:hint="eastAsia"/>
                <w:sz w:val="21"/>
                <w:szCs w:val="21"/>
              </w:rPr>
              <w:t>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w:t>
            </w:r>
            <w:proofErr w:type="gramStart"/>
            <w:r>
              <w:rPr>
                <w:rFonts w:ascii="宋体" w:hAnsi="宋体" w:hint="eastAsia"/>
                <w:sz w:val="21"/>
                <w:szCs w:val="21"/>
              </w:rPr>
              <w:t>传成功</w:t>
            </w:r>
            <w:proofErr w:type="gramEnd"/>
            <w:r>
              <w:rPr>
                <w:rFonts w:ascii="宋体" w:hAnsi="宋体" w:hint="eastAsia"/>
                <w:sz w:val="21"/>
                <w:szCs w:val="21"/>
              </w:rPr>
              <w:t>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64" w:name="_Toc66120233"/>
      <w:r>
        <w:rPr>
          <w:rFonts w:hint="eastAsia"/>
        </w:rPr>
        <w:t>5.2.7</w:t>
      </w:r>
      <w:r>
        <w:rPr>
          <w:rFonts w:hint="eastAsia"/>
        </w:rPr>
        <w:t>下载图片</w:t>
      </w:r>
      <w:bookmarkEnd w:id="164"/>
    </w:p>
    <w:p w14:paraId="293325A2" w14:textId="05CE1BBB" w:rsidR="007B3BB4" w:rsidRPr="007B3BB4" w:rsidRDefault="007B3BB4" w:rsidP="007B3BB4">
      <w:pPr>
        <w:spacing w:line="360" w:lineRule="auto"/>
        <w:rPr>
          <w:sz w:val="24"/>
        </w:rPr>
      </w:pPr>
      <w:r>
        <w:rPr>
          <w:sz w:val="24"/>
        </w:rPr>
        <w:tab/>
      </w:r>
      <w:r w:rsidR="00A93006" w:rsidRPr="00A93006">
        <w:rPr>
          <w:rFonts w:hint="eastAsia"/>
          <w:sz w:val="24"/>
        </w:rPr>
        <w:t>下载图片</w:t>
      </w:r>
      <w:r w:rsidRPr="007B3BB4">
        <w:rPr>
          <w:rFonts w:hint="eastAsia"/>
          <w:sz w:val="24"/>
        </w:rPr>
        <w:t>测试用例如表</w:t>
      </w:r>
      <w:r w:rsidR="002B3904">
        <w:rPr>
          <w:rFonts w:hint="eastAsia"/>
          <w:sz w:val="24"/>
        </w:rPr>
        <w:t>5-8</w:t>
      </w:r>
      <w:r w:rsidRPr="007B3BB4">
        <w:rPr>
          <w:sz w:val="24"/>
        </w:rPr>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proofErr w:type="gramStart"/>
            <w:r>
              <w:rPr>
                <w:rFonts w:ascii="宋体" w:hAnsi="宋体" w:hint="eastAsia"/>
                <w:sz w:val="21"/>
                <w:szCs w:val="21"/>
              </w:rPr>
              <w:t>弹窗获取</w:t>
            </w:r>
            <w:proofErr w:type="gramEnd"/>
            <w:r>
              <w:rPr>
                <w:rFonts w:ascii="宋体" w:hAnsi="宋体" w:hint="eastAsia"/>
                <w:sz w:val="21"/>
                <w:szCs w:val="21"/>
              </w:rPr>
              <w:t>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65" w:name="_Toc66120234"/>
      <w:r>
        <w:rPr>
          <w:rFonts w:hint="eastAsia"/>
        </w:rPr>
        <w:t>5.2.8</w:t>
      </w:r>
      <w:r>
        <w:rPr>
          <w:rFonts w:hint="eastAsia"/>
        </w:rPr>
        <w:t>图片信息修改</w:t>
      </w:r>
      <w:bookmarkEnd w:id="165"/>
    </w:p>
    <w:p w14:paraId="1ED3741E" w14:textId="1A609F08" w:rsidR="007B3BB4" w:rsidRPr="007B3BB4" w:rsidRDefault="007B3BB4" w:rsidP="007B3BB4">
      <w:pPr>
        <w:spacing w:line="360" w:lineRule="auto"/>
        <w:rPr>
          <w:sz w:val="24"/>
        </w:rPr>
      </w:pPr>
      <w:r>
        <w:rPr>
          <w:sz w:val="24"/>
        </w:rPr>
        <w:tab/>
      </w:r>
      <w:r w:rsidR="00A93006" w:rsidRPr="00A93006">
        <w:rPr>
          <w:rFonts w:hint="eastAsia"/>
          <w:sz w:val="24"/>
        </w:rPr>
        <w:t>图片信息修改</w:t>
      </w:r>
      <w:r w:rsidRPr="007B3BB4">
        <w:rPr>
          <w:rFonts w:hint="eastAsia"/>
          <w:sz w:val="24"/>
        </w:rPr>
        <w:t>测试用例如表</w:t>
      </w:r>
      <w:r w:rsidR="002B3904">
        <w:rPr>
          <w:rFonts w:hint="eastAsia"/>
          <w:sz w:val="24"/>
        </w:rPr>
        <w:t>5-9</w:t>
      </w:r>
      <w:r w:rsidRPr="007B3BB4">
        <w:rPr>
          <w:sz w:val="24"/>
        </w:rPr>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5AF5C7F" w:rsidR="004A6129" w:rsidRDefault="00A93006" w:rsidP="007B3BB4">
      <w:pPr>
        <w:pStyle w:val="af7"/>
      </w:pPr>
      <w:r>
        <w:tab/>
      </w: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proofErr w:type="gramStart"/>
            <w:r>
              <w:rPr>
                <w:rFonts w:ascii="宋体" w:hAnsi="宋体" w:hint="eastAsia"/>
                <w:sz w:val="21"/>
                <w:szCs w:val="21"/>
              </w:rPr>
              <w:t>弹窗询问</w:t>
            </w:r>
            <w:proofErr w:type="gramEnd"/>
            <w:r>
              <w:rPr>
                <w:rFonts w:ascii="宋体" w:hAnsi="宋体" w:hint="eastAsia"/>
                <w:sz w:val="21"/>
                <w:szCs w:val="21"/>
              </w:rPr>
              <w:t>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66" w:name="_Toc66120235"/>
      <w:r>
        <w:rPr>
          <w:rFonts w:hint="eastAsia"/>
        </w:rPr>
        <w:t>5.2.9</w:t>
      </w:r>
      <w:r>
        <w:rPr>
          <w:rFonts w:hint="eastAsia"/>
        </w:rPr>
        <w:t>查看分类结果</w:t>
      </w:r>
      <w:bookmarkEnd w:id="166"/>
    </w:p>
    <w:p w14:paraId="38E87CB0" w14:textId="068534EB" w:rsidR="007B3BB4" w:rsidRPr="007B3BB4" w:rsidRDefault="007B3BB4" w:rsidP="007B3BB4">
      <w:pPr>
        <w:spacing w:line="360" w:lineRule="auto"/>
        <w:rPr>
          <w:sz w:val="24"/>
        </w:rPr>
      </w:pPr>
      <w:r>
        <w:rPr>
          <w:sz w:val="24"/>
        </w:rPr>
        <w:tab/>
      </w:r>
      <w:r w:rsidR="00A93006">
        <w:rPr>
          <w:rFonts w:hint="eastAsia"/>
          <w:sz w:val="24"/>
        </w:rPr>
        <w:t>查看</w:t>
      </w:r>
      <w:r w:rsidR="00A93006" w:rsidRPr="00A93006">
        <w:rPr>
          <w:rFonts w:hint="eastAsia"/>
          <w:sz w:val="24"/>
        </w:rPr>
        <w:t>分类</w:t>
      </w:r>
      <w:r w:rsidRPr="007B3BB4">
        <w:rPr>
          <w:rFonts w:hint="eastAsia"/>
          <w:sz w:val="24"/>
        </w:rPr>
        <w:t>测试用例如表</w:t>
      </w:r>
      <w:r w:rsidR="002B3904">
        <w:rPr>
          <w:rFonts w:hint="eastAsia"/>
          <w:sz w:val="24"/>
        </w:rPr>
        <w:t>5-11</w:t>
      </w:r>
      <w:r w:rsidRPr="007B3BB4">
        <w:rPr>
          <w:sz w:val="24"/>
        </w:rPr>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proofErr w:type="gramStart"/>
            <w:r>
              <w:rPr>
                <w:rFonts w:ascii="宋体" w:hAnsi="宋体" w:hint="eastAsia"/>
                <w:sz w:val="21"/>
                <w:szCs w:val="21"/>
              </w:rPr>
              <w:t>点击某</w:t>
            </w:r>
            <w:proofErr w:type="gramEnd"/>
            <w:r>
              <w:rPr>
                <w:rFonts w:ascii="宋体" w:hAnsi="宋体" w:hint="eastAsia"/>
                <w:sz w:val="21"/>
                <w:szCs w:val="21"/>
              </w:rPr>
              <w:t>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54"/>
      <w:bookmarkEnd w:id="155"/>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67" w:name="_Toc66120236"/>
      <w:r>
        <w:rPr>
          <w:rFonts w:hint="eastAsia"/>
        </w:rPr>
        <w:t>5</w:t>
      </w:r>
      <w:r>
        <w:t>.3</w:t>
      </w:r>
      <w:r>
        <w:rPr>
          <w:rFonts w:hint="eastAsia"/>
        </w:rPr>
        <w:t>性能测试</w:t>
      </w:r>
      <w:bookmarkEnd w:id="167"/>
    </w:p>
    <w:p w14:paraId="74DBFD61" w14:textId="77777777" w:rsidR="00DF2AC4" w:rsidRDefault="007E0412" w:rsidP="007E0412">
      <w:pPr>
        <w:pStyle w:val="af7"/>
      </w:pPr>
      <w:r>
        <w:tab/>
      </w: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68" w:name="_Toc32173310"/>
      <w:bookmarkStart w:id="169" w:name="_Toc32174975"/>
      <w:bookmarkStart w:id="170" w:name="_Toc32176196"/>
      <w:bookmarkStart w:id="171"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68"/>
      <w:bookmarkEnd w:id="169"/>
      <w:bookmarkEnd w:id="170"/>
      <w:bookmarkEnd w:id="171"/>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72" w:name="_Toc66120238"/>
      <w:r>
        <w:rPr>
          <w:rFonts w:hint="eastAsia"/>
        </w:rPr>
        <w:t>6.1</w:t>
      </w:r>
      <w:r>
        <w:rPr>
          <w:rFonts w:hint="eastAsia"/>
        </w:rPr>
        <w:t>总结</w:t>
      </w:r>
      <w:bookmarkEnd w:id="172"/>
    </w:p>
    <w:p w14:paraId="1E84F319" w14:textId="77777777" w:rsidR="007E0412" w:rsidRDefault="007E0412" w:rsidP="00F130B9">
      <w:pPr>
        <w:pStyle w:val="af7"/>
      </w:pPr>
      <w:r>
        <w:tab/>
      </w: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14:paraId="6D6ECD56" w14:textId="77777777" w:rsidR="00F130B9" w:rsidRDefault="00F130B9" w:rsidP="00F130B9">
      <w:pPr>
        <w:pStyle w:val="af7"/>
      </w:pPr>
      <w:r>
        <w:tab/>
      </w: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w:t>
      </w:r>
      <w:proofErr w:type="gramEnd"/>
      <w:r>
        <w:rPr>
          <w:rFonts w:hint="eastAsia"/>
        </w:rPr>
        <w:t>小程序无疑时最好的载体。在设计并实现系统的过程中，按照面向对象的软件开发思维，依次完成了系统需求分析、架构搭建与设计、系统实现和系统测试。</w:t>
      </w:r>
    </w:p>
    <w:p w14:paraId="4EC85DFB" w14:textId="77777777" w:rsidR="00F130B9" w:rsidRDefault="00CD07DD" w:rsidP="00F130B9">
      <w:pPr>
        <w:pStyle w:val="af7"/>
      </w:pPr>
      <w:r>
        <w:tab/>
      </w:r>
      <w:r w:rsidR="00F130B9">
        <w:rPr>
          <w:rFonts w:hint="eastAsia"/>
        </w:rPr>
        <w:t>在毕业设计的实现过程中，</w:t>
      </w:r>
      <w:r>
        <w:rPr>
          <w:rFonts w:hint="eastAsia"/>
        </w:rPr>
        <w:t>我认识了解</w:t>
      </w:r>
      <w:proofErr w:type="gramStart"/>
      <w:r w:rsidR="00F130B9">
        <w:rPr>
          <w:rFonts w:hint="eastAsia"/>
        </w:rPr>
        <w:t>到微信小</w:t>
      </w:r>
      <w:proofErr w:type="gramEnd"/>
      <w:r w:rsidR="00F130B9">
        <w:rPr>
          <w:rFonts w:hint="eastAsia"/>
        </w:rPr>
        <w:t>程序的开发过程，对</w:t>
      </w:r>
      <w:r>
        <w:t>WXML</w:t>
      </w:r>
      <w:r>
        <w:rPr>
          <w:rFonts w:hint="eastAsia"/>
        </w:rPr>
        <w:t>、</w:t>
      </w:r>
      <w:r>
        <w:rPr>
          <w:rFonts w:hint="eastAsia"/>
        </w:rPr>
        <w:t>WXSS</w:t>
      </w:r>
      <w:r>
        <w:rPr>
          <w:rFonts w:hint="eastAsia"/>
        </w:rPr>
        <w:t>等小程序相关的基础知识有了更深入的了解，学习并熟悉</w:t>
      </w:r>
      <w:proofErr w:type="spellStart"/>
      <w:r>
        <w:rPr>
          <w:rFonts w:hint="eastAsia"/>
        </w:rPr>
        <w:t>S</w:t>
      </w:r>
      <w:r>
        <w:t>pringBoot</w:t>
      </w:r>
      <w:proofErr w:type="spellEnd"/>
      <w:r>
        <w:rPr>
          <w:rFonts w:hint="eastAsia"/>
        </w:rPr>
        <w:t>框架及</w:t>
      </w:r>
      <w:r>
        <w:t>IntelliJ IDEA</w:t>
      </w:r>
      <w:r>
        <w:rPr>
          <w:rFonts w:hint="eastAsia"/>
        </w:rPr>
        <w:t>等一系列相关工具的使用，了解云服务器和域名备案相关的知识，</w:t>
      </w:r>
      <w:proofErr w:type="gramStart"/>
      <w:r>
        <w:rPr>
          <w:rFonts w:hint="eastAsia"/>
        </w:rPr>
        <w:t>熟悉第</w:t>
      </w:r>
      <w:proofErr w:type="gramEnd"/>
      <w:r>
        <w:rPr>
          <w:rFonts w:hint="eastAsia"/>
        </w:rPr>
        <w:t>三方接口的使用流程。</w:t>
      </w:r>
    </w:p>
    <w:p w14:paraId="77CA4078" w14:textId="77777777" w:rsidR="00CD07DD" w:rsidRDefault="00CD07DD" w:rsidP="00F130B9">
      <w:pPr>
        <w:pStyle w:val="af7"/>
      </w:pPr>
      <w:r>
        <w:tab/>
      </w:r>
      <w:r>
        <w:rPr>
          <w:rFonts w:hint="eastAsia"/>
        </w:rPr>
        <w:t>在完成毕业设计和论文的过程中，遇到了很多困难，需要去网络上查阅资料，也要去学习了解在学校里，课本上所没有的新知识，自主学习能力有了很大的提高。</w:t>
      </w:r>
    </w:p>
    <w:p w14:paraId="25183714" w14:textId="77777777" w:rsidR="007E0412" w:rsidRPr="007E0412" w:rsidRDefault="007E0412" w:rsidP="007E0412"/>
    <w:p w14:paraId="2D05BAEE" w14:textId="77777777" w:rsidR="007E0412" w:rsidRPr="00E23D76" w:rsidRDefault="007E0412" w:rsidP="007E0412">
      <w:pPr>
        <w:pStyle w:val="2"/>
      </w:pPr>
      <w:bookmarkStart w:id="173" w:name="_Toc66120239"/>
      <w:r>
        <w:t>6.2</w:t>
      </w:r>
      <w:r>
        <w:rPr>
          <w:rFonts w:hint="eastAsia"/>
        </w:rPr>
        <w:t>展望</w:t>
      </w:r>
      <w:bookmarkEnd w:id="173"/>
    </w:p>
    <w:p w14:paraId="4FE10CEF" w14:textId="77777777" w:rsidR="00F62158" w:rsidRDefault="00CD07DD" w:rsidP="00E23D76">
      <w:pPr>
        <w:spacing w:line="360" w:lineRule="auto"/>
        <w:rPr>
          <w:rFonts w:ascii="宋体" w:hAnsi="宋体"/>
          <w:sz w:val="24"/>
        </w:rPr>
      </w:pPr>
      <w:r>
        <w:rPr>
          <w:rFonts w:ascii="宋体" w:hAnsi="宋体"/>
          <w:sz w:val="24"/>
        </w:rPr>
        <w:tab/>
      </w:r>
      <w:r>
        <w:rPr>
          <w:rFonts w:ascii="宋体" w:hAnsi="宋体" w:hint="eastAsia"/>
          <w:sz w:val="24"/>
        </w:rPr>
        <w:t>由于时间和个人水平的限制，本项目还有许多不足和可以完善的地方，</w:t>
      </w:r>
      <w:r w:rsidR="00F62158">
        <w:rPr>
          <w:rFonts w:ascii="宋体" w:hAnsi="宋体" w:hint="eastAsia"/>
          <w:sz w:val="24"/>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w:t>
      </w:r>
      <w:proofErr w:type="gramStart"/>
      <w:r>
        <w:rPr>
          <w:rFonts w:ascii="宋体" w:hAnsi="宋体" w:hint="eastAsia"/>
          <w:sz w:val="24"/>
        </w:rPr>
        <w:t>方过程</w:t>
      </w:r>
      <w:proofErr w:type="gramEnd"/>
      <w:r>
        <w:rPr>
          <w:rFonts w:ascii="宋体" w:hAnsi="宋体" w:hint="eastAsia"/>
          <w:sz w:val="24"/>
        </w:rPr>
        <w:t>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39"/>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74" w:name="_Toc32173311"/>
      <w:bookmarkStart w:id="175" w:name="_Toc32174976"/>
      <w:bookmarkStart w:id="176" w:name="_Toc32176197"/>
      <w:bookmarkStart w:id="177" w:name="_Toc66120240"/>
      <w:commentRangeStart w:id="178"/>
      <w:r w:rsidRPr="00F62158">
        <w:rPr>
          <w:rFonts w:hint="eastAsia"/>
          <w:sz w:val="28"/>
        </w:rPr>
        <w:lastRenderedPageBreak/>
        <w:t>参考文献</w:t>
      </w:r>
      <w:bookmarkEnd w:id="174"/>
      <w:bookmarkEnd w:id="175"/>
      <w:bookmarkEnd w:id="176"/>
      <w:bookmarkEnd w:id="177"/>
      <w:commentRangeEnd w:id="178"/>
      <w:r w:rsidR="00174210">
        <w:rPr>
          <w:rStyle w:val="af0"/>
          <w:rFonts w:ascii="Times New Roman" w:eastAsia="宋体"/>
          <w:bCs w:val="0"/>
          <w:noProof w:val="0"/>
          <w:kern w:val="2"/>
        </w:rPr>
        <w:commentReference w:id="178"/>
      </w:r>
    </w:p>
    <w:p w14:paraId="059FFED3" w14:textId="77777777" w:rsidR="00EC3CC9" w:rsidRDefault="00EC3CC9" w:rsidP="00A93006">
      <w:pPr>
        <w:autoSpaceDE w:val="0"/>
        <w:autoSpaceDN w:val="0"/>
        <w:spacing w:line="360" w:lineRule="auto"/>
        <w:rPr>
          <w:rFonts w:eastAsia="仿宋"/>
          <w:kern w:val="0"/>
          <w:szCs w:val="20"/>
        </w:rPr>
      </w:pPr>
    </w:p>
    <w:p w14:paraId="65FF9F52"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w:t>
      </w:r>
      <w:proofErr w:type="gramStart"/>
      <w:r w:rsidRPr="00FF2AA2">
        <w:rPr>
          <w:rFonts w:eastAsia="仿宋"/>
          <w:kern w:val="0"/>
          <w:szCs w:val="20"/>
        </w:rPr>
        <w:t>1]</w:t>
      </w:r>
      <w:proofErr w:type="spellStart"/>
      <w:r w:rsidRPr="00FF2AA2">
        <w:rPr>
          <w:rFonts w:eastAsia="仿宋"/>
          <w:kern w:val="0"/>
          <w:szCs w:val="20"/>
        </w:rPr>
        <w:t>Fangxuan</w:t>
      </w:r>
      <w:proofErr w:type="spellEnd"/>
      <w:proofErr w:type="gramEnd"/>
      <w:r w:rsidRPr="00FF2AA2">
        <w:rPr>
          <w:rFonts w:eastAsia="仿宋"/>
          <w:kern w:val="0"/>
          <w:szCs w:val="20"/>
        </w:rPr>
        <w:t xml:space="preserve"> (Sam) Li. Understanding Chinese tourists' motivations of sharing travel photos in WeChat[J]. Tourism Management Perspectives, 2020, 33</w:t>
      </w:r>
    </w:p>
    <w:p w14:paraId="1A8FEF3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proofErr w:type="gramStart"/>
      <w:r w:rsidRPr="00FF2AA2">
        <w:rPr>
          <w:rFonts w:eastAsia="仿宋" w:hint="eastAsia"/>
          <w:kern w:val="0"/>
          <w:szCs w:val="20"/>
        </w:rPr>
        <w:t>常宴宁</w:t>
      </w:r>
      <w:proofErr w:type="gramEnd"/>
      <w:r w:rsidRPr="00FF2AA2">
        <w:rPr>
          <w:rFonts w:eastAsia="仿宋" w:hint="eastAsia"/>
          <w:kern w:val="0"/>
          <w:szCs w:val="20"/>
        </w:rPr>
        <w:t>.</w:t>
      </w:r>
      <w:proofErr w:type="gramStart"/>
      <w:r w:rsidRPr="00FF2AA2">
        <w:rPr>
          <w:rFonts w:eastAsia="仿宋" w:hint="eastAsia"/>
          <w:kern w:val="0"/>
          <w:szCs w:val="20"/>
        </w:rPr>
        <w:t>浅谈微信小</w:t>
      </w:r>
      <w:proofErr w:type="gramEnd"/>
      <w:r w:rsidRPr="00FF2AA2">
        <w:rPr>
          <w:rFonts w:eastAsia="仿宋" w:hint="eastAsia"/>
          <w:kern w:val="0"/>
          <w:szCs w:val="20"/>
        </w:rPr>
        <w:t>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14:paraId="1EDA114A"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w:t>
      </w:r>
      <w:proofErr w:type="gramStart"/>
      <w:r w:rsidRPr="00FF2AA2">
        <w:rPr>
          <w:rFonts w:eastAsia="仿宋"/>
          <w:kern w:val="0"/>
          <w:szCs w:val="20"/>
        </w:rPr>
        <w:t>3]Lei</w:t>
      </w:r>
      <w:proofErr w:type="gramEnd"/>
      <w:r w:rsidRPr="00FF2AA2">
        <w:rPr>
          <w:rFonts w:eastAsia="仿宋"/>
          <w:kern w:val="0"/>
          <w:szCs w:val="20"/>
        </w:rPr>
        <w:t xml:space="preserve"> </w:t>
      </w:r>
      <w:proofErr w:type="spellStart"/>
      <w:r w:rsidRPr="00FF2AA2">
        <w:rPr>
          <w:rFonts w:eastAsia="仿宋"/>
          <w:kern w:val="0"/>
          <w:szCs w:val="20"/>
        </w:rPr>
        <w:t>Hao,Fucheng</w:t>
      </w:r>
      <w:proofErr w:type="spellEnd"/>
      <w:r w:rsidRPr="00FF2AA2">
        <w:rPr>
          <w:rFonts w:eastAsia="仿宋"/>
          <w:kern w:val="0"/>
          <w:szCs w:val="20"/>
        </w:rPr>
        <w:t xml:space="preserve"> </w:t>
      </w:r>
      <w:proofErr w:type="spellStart"/>
      <w:r w:rsidRPr="00FF2AA2">
        <w:rPr>
          <w:rFonts w:eastAsia="仿宋"/>
          <w:kern w:val="0"/>
          <w:szCs w:val="20"/>
        </w:rPr>
        <w:t>Wan,Ning</w:t>
      </w:r>
      <w:proofErr w:type="spellEnd"/>
      <w:r w:rsidRPr="00FF2AA2">
        <w:rPr>
          <w:rFonts w:eastAsia="仿宋"/>
          <w:kern w:val="0"/>
          <w:szCs w:val="20"/>
        </w:rPr>
        <w:t xml:space="preserve"> </w:t>
      </w:r>
      <w:proofErr w:type="spellStart"/>
      <w:r w:rsidRPr="00FF2AA2">
        <w:rPr>
          <w:rFonts w:eastAsia="仿宋"/>
          <w:kern w:val="0"/>
          <w:szCs w:val="20"/>
        </w:rPr>
        <w:t>Ma,Yicheng</w:t>
      </w:r>
      <w:proofErr w:type="spellEnd"/>
      <w:r w:rsidRPr="00FF2AA2">
        <w:rPr>
          <w:rFonts w:eastAsia="仿宋"/>
          <w:kern w:val="0"/>
          <w:szCs w:val="20"/>
        </w:rPr>
        <w:t xml:space="preserve"> Wang. Analysis of the Development of WeChat Mini Program[J]. Journal of Physics: Conference Series,2018,1087(6).</w:t>
      </w:r>
    </w:p>
    <w:p w14:paraId="2ED60FB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proofErr w:type="gramStart"/>
      <w:r w:rsidRPr="00FF2AA2">
        <w:rPr>
          <w:rFonts w:eastAsia="仿宋" w:hint="eastAsia"/>
          <w:kern w:val="0"/>
          <w:szCs w:val="20"/>
        </w:rPr>
        <w:t>微信小</w:t>
      </w:r>
      <w:proofErr w:type="gramEnd"/>
      <w:r w:rsidRPr="00FF2AA2">
        <w:rPr>
          <w:rFonts w:eastAsia="仿宋" w:hint="eastAsia"/>
          <w:kern w:val="0"/>
          <w:szCs w:val="20"/>
        </w:rPr>
        <w:t>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14:paraId="65258C10"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proofErr w:type="gramStart"/>
      <w:r w:rsidRPr="00FF2AA2">
        <w:rPr>
          <w:rFonts w:eastAsia="仿宋" w:hint="eastAsia"/>
          <w:kern w:val="0"/>
          <w:szCs w:val="20"/>
        </w:rPr>
        <w:t>基于安卓移动</w:t>
      </w:r>
      <w:proofErr w:type="gramEnd"/>
      <w:r w:rsidRPr="00FF2AA2">
        <w:rPr>
          <w:rFonts w:eastAsia="仿宋" w:hint="eastAsia"/>
          <w:kern w:val="0"/>
          <w:szCs w:val="20"/>
        </w:rPr>
        <w:t>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14:paraId="6C7B1E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proofErr w:type="gramStart"/>
      <w:r w:rsidRPr="00FF2AA2">
        <w:rPr>
          <w:rFonts w:eastAsia="仿宋" w:hint="eastAsia"/>
          <w:kern w:val="0"/>
          <w:szCs w:val="20"/>
        </w:rPr>
        <w:t>基于安卓相机</w:t>
      </w:r>
      <w:proofErr w:type="gramEnd"/>
      <w:r w:rsidRPr="00FF2AA2">
        <w:rPr>
          <w:rFonts w:eastAsia="仿宋" w:hint="eastAsia"/>
          <w:kern w:val="0"/>
          <w:szCs w:val="20"/>
        </w:rPr>
        <w:t>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14:paraId="4A50C24C"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14:paraId="173AAFC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14:paraId="417755A4"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w:t>
      </w:r>
      <w:proofErr w:type="gramStart"/>
      <w:r w:rsidRPr="00FF2AA2">
        <w:rPr>
          <w:rFonts w:eastAsia="仿宋"/>
          <w:kern w:val="0"/>
          <w:szCs w:val="20"/>
        </w:rPr>
        <w:t>9]</w:t>
      </w:r>
      <w:proofErr w:type="spellStart"/>
      <w:r w:rsidRPr="00FF2AA2">
        <w:rPr>
          <w:rFonts w:eastAsia="仿宋"/>
          <w:kern w:val="0"/>
          <w:szCs w:val="20"/>
        </w:rPr>
        <w:t>Zexin</w:t>
      </w:r>
      <w:proofErr w:type="spellEnd"/>
      <w:proofErr w:type="gramEnd"/>
      <w:r w:rsidRPr="00FF2AA2">
        <w:rPr>
          <w:rFonts w:eastAsia="仿宋"/>
          <w:kern w:val="0"/>
          <w:szCs w:val="20"/>
        </w:rPr>
        <w:t xml:space="preserve"> Huang, </w:t>
      </w:r>
      <w:proofErr w:type="spellStart"/>
      <w:r w:rsidRPr="00FF2AA2">
        <w:rPr>
          <w:rFonts w:eastAsia="仿宋"/>
          <w:kern w:val="0"/>
          <w:szCs w:val="20"/>
        </w:rPr>
        <w:t>Botao</w:t>
      </w:r>
      <w:proofErr w:type="spellEnd"/>
      <w:r w:rsidRPr="00FF2AA2">
        <w:rPr>
          <w:rFonts w:eastAsia="仿宋"/>
          <w:kern w:val="0"/>
          <w:szCs w:val="20"/>
        </w:rPr>
        <w:t xml:space="preserve"> Liu, Ying Zhong, Wei Wang, Jing An, </w:t>
      </w:r>
      <w:proofErr w:type="spellStart"/>
      <w:r w:rsidRPr="00FF2AA2">
        <w:rPr>
          <w:rFonts w:eastAsia="仿宋"/>
          <w:kern w:val="0"/>
          <w:szCs w:val="20"/>
        </w:rPr>
        <w:t>Zijie</w:t>
      </w:r>
      <w:proofErr w:type="spellEnd"/>
      <w:r w:rsidRPr="00FF2AA2">
        <w:rPr>
          <w:rFonts w:eastAsia="仿宋"/>
          <w:kern w:val="0"/>
          <w:szCs w:val="20"/>
        </w:rPr>
        <w:t xml:space="preserve"> Jiang. Data Storage Analysis of Online Shopping Cart Based on WeChat Mini Program[J]. International Core Journal of Engineering,2021,7(1).</w:t>
      </w:r>
    </w:p>
    <w:p w14:paraId="1A1D4C5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14:paraId="7105B42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14:paraId="02DD88F3"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14:paraId="07DB9617"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proofErr w:type="spellStart"/>
      <w:r w:rsidRPr="00FF2AA2">
        <w:rPr>
          <w:rFonts w:eastAsia="仿宋" w:hint="eastAsia"/>
          <w:kern w:val="0"/>
          <w:szCs w:val="20"/>
        </w:rPr>
        <w:t>MyBatis</w:t>
      </w:r>
      <w:proofErr w:type="spellEnd"/>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14:paraId="0E19B299" w14:textId="6D4EFD63"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[14] </w:t>
      </w:r>
      <w:proofErr w:type="gramStart"/>
      <w:r w:rsidR="002D3BC8">
        <w:rPr>
          <w:rFonts w:eastAsia="仿宋" w:hint="eastAsia"/>
          <w:kern w:val="0"/>
          <w:szCs w:val="20"/>
        </w:rPr>
        <w:t>微信小</w:t>
      </w:r>
      <w:proofErr w:type="gramEnd"/>
      <w:r w:rsidR="002D3BC8">
        <w:rPr>
          <w:rFonts w:eastAsia="仿宋" w:hint="eastAsia"/>
          <w:kern w:val="0"/>
          <w:szCs w:val="20"/>
        </w:rPr>
        <w:t>程序官方</w:t>
      </w:r>
      <w:r w:rsidRPr="00FF2AA2">
        <w:rPr>
          <w:rFonts w:eastAsia="仿宋" w:hint="eastAsia"/>
          <w:kern w:val="0"/>
          <w:szCs w:val="20"/>
        </w:rPr>
        <w:t>文档</w:t>
      </w:r>
      <w:r w:rsidRPr="00FF2AA2">
        <w:rPr>
          <w:rFonts w:eastAsia="仿宋" w:hint="eastAsia"/>
          <w:kern w:val="0"/>
          <w:szCs w:val="20"/>
        </w:rPr>
        <w:t>[EB/OL]. http://mp.weixin.qq.com/wiki</w:t>
      </w:r>
    </w:p>
    <w:p w14:paraId="0AE551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14:paraId="1A7708E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14:paraId="639D19E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[17] </w:t>
      </w:r>
      <w:proofErr w:type="gramStart"/>
      <w:r w:rsidRPr="00FF2AA2">
        <w:rPr>
          <w:rFonts w:eastAsia="仿宋" w:hint="eastAsia"/>
          <w:kern w:val="0"/>
          <w:szCs w:val="20"/>
        </w:rPr>
        <w:t>微信小</w:t>
      </w:r>
      <w:proofErr w:type="gramEnd"/>
      <w:r w:rsidRPr="00FF2AA2">
        <w:rPr>
          <w:rFonts w:eastAsia="仿宋" w:hint="eastAsia"/>
          <w:kern w:val="0"/>
          <w:szCs w:val="20"/>
        </w:rPr>
        <w:t>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14:paraId="1CF6EFB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[18]</w:t>
      </w:r>
      <w:proofErr w:type="gramStart"/>
      <w:r w:rsidRPr="00FF2AA2">
        <w:rPr>
          <w:rFonts w:eastAsia="仿宋" w:hint="eastAsia"/>
          <w:kern w:val="0"/>
          <w:szCs w:val="20"/>
        </w:rPr>
        <w:t>刘玉佳</w:t>
      </w:r>
      <w:proofErr w:type="gramEnd"/>
      <w:r w:rsidRPr="00FF2AA2">
        <w:rPr>
          <w:rFonts w:eastAsia="仿宋" w:hint="eastAsia"/>
          <w:kern w:val="0"/>
          <w:szCs w:val="20"/>
        </w:rPr>
        <w:t>.</w:t>
      </w:r>
      <w:proofErr w:type="gramStart"/>
      <w:r w:rsidRPr="00FF2AA2">
        <w:rPr>
          <w:rFonts w:eastAsia="仿宋" w:hint="eastAsia"/>
          <w:kern w:val="0"/>
          <w:szCs w:val="20"/>
        </w:rPr>
        <w:t>微信“小程序”</w:t>
      </w:r>
      <w:proofErr w:type="gramEnd"/>
      <w:r w:rsidRPr="00FF2AA2">
        <w:rPr>
          <w:rFonts w:eastAsia="仿宋" w:hint="eastAsia"/>
          <w:kern w:val="0"/>
          <w:szCs w:val="20"/>
        </w:rPr>
        <w:t>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14:paraId="48583F1D"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proofErr w:type="gramStart"/>
      <w:r w:rsidRPr="00FF2AA2">
        <w:rPr>
          <w:rFonts w:eastAsia="仿宋" w:hint="eastAsia"/>
          <w:kern w:val="0"/>
          <w:szCs w:val="20"/>
        </w:rPr>
        <w:t>微信小</w:t>
      </w:r>
      <w:proofErr w:type="gramEnd"/>
      <w:r w:rsidRPr="00FF2AA2">
        <w:rPr>
          <w:rFonts w:eastAsia="仿宋" w:hint="eastAsia"/>
          <w:kern w:val="0"/>
          <w:szCs w:val="20"/>
        </w:rPr>
        <w:t>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14:paraId="7C7A155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proofErr w:type="gramStart"/>
      <w:r w:rsidRPr="00FF2AA2">
        <w:rPr>
          <w:rFonts w:eastAsia="仿宋" w:hint="eastAsia"/>
          <w:kern w:val="0"/>
          <w:szCs w:val="20"/>
        </w:rPr>
        <w:t>微信“小程序”</w:t>
      </w:r>
      <w:proofErr w:type="gramEnd"/>
      <w:r w:rsidRPr="00FF2AA2">
        <w:rPr>
          <w:rFonts w:eastAsia="仿宋" w:hint="eastAsia"/>
          <w:kern w:val="0"/>
          <w:szCs w:val="20"/>
        </w:rPr>
        <w:t>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14:paraId="7292D58B" w14:textId="77777777"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proofErr w:type="gramStart"/>
      <w:r w:rsidRPr="00FF2AA2">
        <w:rPr>
          <w:rFonts w:eastAsia="仿宋" w:hint="eastAsia"/>
          <w:kern w:val="0"/>
          <w:szCs w:val="20"/>
        </w:rPr>
        <w:t>周灵</w:t>
      </w:r>
      <w:proofErr w:type="gramEnd"/>
      <w:r w:rsidRPr="00FF2AA2">
        <w:rPr>
          <w:rFonts w:eastAsia="仿宋" w:hint="eastAsia"/>
          <w:kern w:val="0"/>
          <w:szCs w:val="20"/>
        </w:rPr>
        <w:t>.</w:t>
      </w:r>
      <w:proofErr w:type="gramStart"/>
      <w:r w:rsidRPr="00FF2AA2">
        <w:rPr>
          <w:rFonts w:eastAsia="仿宋" w:hint="eastAsia"/>
          <w:kern w:val="0"/>
          <w:szCs w:val="20"/>
        </w:rPr>
        <w:t>微信小</w:t>
      </w:r>
      <w:proofErr w:type="gramEnd"/>
      <w:r w:rsidRPr="00FF2AA2">
        <w:rPr>
          <w:rFonts w:eastAsia="仿宋" w:hint="eastAsia"/>
          <w:kern w:val="0"/>
          <w:szCs w:val="20"/>
        </w:rPr>
        <w:t>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14:paraId="06173567" w14:textId="63C34430" w:rsidR="00FF2AA2" w:rsidRDefault="002D3BC8" w:rsidP="00A93006">
      <w:pPr>
        <w:autoSpaceDE w:val="0"/>
        <w:autoSpaceDN w:val="0"/>
        <w:spacing w:line="360" w:lineRule="auto"/>
        <w:rPr>
          <w:rFonts w:eastAsia="仿宋"/>
          <w:kern w:val="0"/>
          <w:szCs w:val="20"/>
        </w:rPr>
      </w:pPr>
      <w:r>
        <w:rPr>
          <w:rFonts w:eastAsia="仿宋" w:hint="eastAsia"/>
          <w:kern w:val="0"/>
          <w:szCs w:val="20"/>
        </w:rPr>
        <w:t>[22</w:t>
      </w:r>
      <w:r w:rsidRPr="002D3BC8">
        <w:rPr>
          <w:rFonts w:eastAsia="仿宋" w:hint="eastAsia"/>
          <w:kern w:val="0"/>
          <w:szCs w:val="20"/>
        </w:rPr>
        <w:t xml:space="preserve">] </w:t>
      </w:r>
      <w:proofErr w:type="gramStart"/>
      <w:r>
        <w:rPr>
          <w:rFonts w:eastAsia="仿宋" w:hint="eastAsia"/>
          <w:kern w:val="0"/>
          <w:szCs w:val="20"/>
        </w:rPr>
        <w:t>微信小</w:t>
      </w:r>
      <w:proofErr w:type="gramEnd"/>
      <w:r>
        <w:rPr>
          <w:rFonts w:eastAsia="仿宋" w:hint="eastAsia"/>
          <w:kern w:val="0"/>
          <w:szCs w:val="20"/>
        </w:rPr>
        <w:t>程序官方</w:t>
      </w:r>
      <w:r w:rsidRPr="002D3BC8">
        <w:rPr>
          <w:rFonts w:eastAsia="仿宋" w:hint="eastAsia"/>
          <w:kern w:val="0"/>
          <w:szCs w:val="20"/>
        </w:rPr>
        <w:t>文档</w:t>
      </w:r>
      <w:r w:rsidRPr="002D3BC8">
        <w:rPr>
          <w:rFonts w:eastAsia="仿宋" w:hint="eastAsia"/>
          <w:kern w:val="0"/>
          <w:szCs w:val="20"/>
        </w:rPr>
        <w:t>[EB/OL]. http://mp.weixin.qq.com/wiki</w:t>
      </w:r>
    </w:p>
    <w:p w14:paraId="4368664B" w14:textId="77777777" w:rsidR="00FF2AA2" w:rsidRDefault="00FF2AA2" w:rsidP="00A93006">
      <w:pPr>
        <w:autoSpaceDE w:val="0"/>
        <w:autoSpaceDN w:val="0"/>
        <w:spacing w:line="360" w:lineRule="auto"/>
        <w:rPr>
          <w:rFonts w:eastAsia="仿宋"/>
          <w:kern w:val="0"/>
          <w:szCs w:val="20"/>
        </w:rPr>
      </w:pPr>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79" w:name="_Toc229198484"/>
      <w:bookmarkStart w:id="180" w:name="_Toc32173312"/>
      <w:bookmarkStart w:id="181" w:name="_Toc32174977"/>
      <w:bookmarkStart w:id="182" w:name="_Toc32176198"/>
      <w:bookmarkStart w:id="183" w:name="_Toc66120241"/>
      <w:r w:rsidRPr="00891942">
        <w:rPr>
          <w:rFonts w:hint="eastAsia"/>
        </w:rPr>
        <w:lastRenderedPageBreak/>
        <w:t>附录  程序代码</w:t>
      </w:r>
      <w:bookmarkEnd w:id="179"/>
      <w:bookmarkEnd w:id="180"/>
      <w:bookmarkEnd w:id="181"/>
      <w:bookmarkEnd w:id="182"/>
      <w:bookmarkEnd w:id="183"/>
    </w:p>
    <w:p w14:paraId="308B1D90" w14:textId="77777777" w:rsidR="00B55A8F" w:rsidRPr="00A93006" w:rsidRDefault="0063204A" w:rsidP="00A93006">
      <w:pPr>
        <w:pStyle w:val="2"/>
      </w:pPr>
      <w:bookmarkStart w:id="184" w:name="_Toc66120242"/>
      <w:r w:rsidRPr="00A93006">
        <w:rPr>
          <w:rFonts w:hint="eastAsia"/>
        </w:rPr>
        <w:t>附录</w:t>
      </w:r>
      <w:proofErr w:type="gramStart"/>
      <w:r w:rsidRPr="00A93006">
        <w:rPr>
          <w:rFonts w:hint="eastAsia"/>
        </w:rPr>
        <w:t>一</w:t>
      </w:r>
      <w:proofErr w:type="gramEnd"/>
      <w:r w:rsidRPr="00A93006">
        <w:rPr>
          <w:rFonts w:hint="eastAsia"/>
        </w:rPr>
        <w:t>.</w:t>
      </w:r>
      <w:r w:rsidR="00F62158" w:rsidRPr="00A93006">
        <w:rPr>
          <w:rFonts w:hint="eastAsia"/>
        </w:rPr>
        <w:t>小程序</w:t>
      </w:r>
      <w:bookmarkEnd w:id="184"/>
    </w:p>
    <w:p w14:paraId="63F9EB76" w14:textId="77777777" w:rsidR="00F62158" w:rsidRPr="00F62158" w:rsidRDefault="00F62158" w:rsidP="00FE4DB9">
      <w:pPr>
        <w:pStyle w:val="3"/>
      </w:pPr>
      <w:bookmarkStart w:id="185" w:name="_Toc66120243"/>
      <w:r w:rsidRPr="0011085D">
        <w:rPr>
          <w:rStyle w:val="30"/>
          <w:rFonts w:hint="eastAsia"/>
        </w:rPr>
        <w:t>主要函数</w:t>
      </w:r>
      <w:r>
        <w:rPr>
          <w:rFonts w:hint="eastAsia"/>
        </w:rPr>
        <w:t>：</w:t>
      </w:r>
      <w:bookmarkEnd w:id="185"/>
    </w:p>
    <w:p w14:paraId="05CAF905" w14:textId="77777777" w:rsidR="000930D4" w:rsidRDefault="000930D4" w:rsidP="000930D4">
      <w:pPr>
        <w:ind w:leftChars="200" w:left="420"/>
      </w:pPr>
      <w:r>
        <w:t xml:space="preserve">  </w:t>
      </w:r>
      <w:proofErr w:type="spellStart"/>
      <w:proofErr w:type="gramStart"/>
      <w:r>
        <w:t>getcode:function</w:t>
      </w:r>
      <w:proofErr w:type="spellEnd"/>
      <w:proofErr w:type="gramEnd"/>
      <w:r>
        <w:t>(){</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t>
      </w:r>
      <w:proofErr w:type="spellStart"/>
      <w:r>
        <w:t>wx.</w:t>
      </w:r>
      <w:proofErr w:type="gramStart"/>
      <w:r>
        <w:t>login</w:t>
      </w:r>
      <w:proofErr w:type="spellEnd"/>
      <w:r>
        <w:t>(</w:t>
      </w:r>
      <w:proofErr w:type="gramEnd"/>
      <w:r>
        <w:t>{</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02A9C2F7" w14:textId="77777777" w:rsidR="000930D4" w:rsidRDefault="000930D4" w:rsidP="000930D4">
      <w:pPr>
        <w:ind w:leftChars="200" w:left="420"/>
      </w:pPr>
      <w:r>
        <w:t xml:space="preserve">          code: </w:t>
      </w:r>
      <w:proofErr w:type="spellStart"/>
      <w:proofErr w:type="gramStart"/>
      <w:r>
        <w:t>res.code</w:t>
      </w:r>
      <w:proofErr w:type="spellEnd"/>
      <w:proofErr w:type="gramEnd"/>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w:t>
      </w:r>
      <w:proofErr w:type="spellStart"/>
      <w:r>
        <w:t>that.</w:t>
      </w:r>
      <w:proofErr w:type="gramStart"/>
      <w:r>
        <w:t>data.code</w:t>
      </w:r>
      <w:proofErr w:type="spellEnd"/>
      <w:proofErr w:type="gramEnd"/>
      <w:r>
        <w:t>)</w:t>
      </w:r>
    </w:p>
    <w:p w14:paraId="3AE7A78F" w14:textId="77777777" w:rsidR="000930D4" w:rsidRDefault="000930D4" w:rsidP="000930D4">
      <w:pPr>
        <w:ind w:leftChars="200" w:left="420"/>
      </w:pPr>
      <w:r>
        <w:t xml:space="preserve">        </w:t>
      </w:r>
      <w:proofErr w:type="spellStart"/>
      <w:proofErr w:type="gramStart"/>
      <w:r>
        <w:t>that.getopenid</w:t>
      </w:r>
      <w:proofErr w:type="spellEnd"/>
      <w:proofErr w:type="gramEnd"/>
      <w:r>
        <w:t>()</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w:t>
      </w:r>
      <w:proofErr w:type="spellStart"/>
      <w:proofErr w:type="gramStart"/>
      <w:r>
        <w:t>getopenid:function</w:t>
      </w:r>
      <w:proofErr w:type="spellEnd"/>
      <w:proofErr w:type="gramEnd"/>
      <w:r>
        <w:t>(){</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7E47EC5A" w14:textId="77777777" w:rsidR="000930D4" w:rsidRDefault="000930D4" w:rsidP="000930D4">
      <w:pPr>
        <w:ind w:leftChars="200" w:left="420"/>
      </w:pPr>
      <w:r>
        <w:t xml:space="preserve">      url: </w:t>
      </w:r>
      <w:proofErr w:type="spellStart"/>
      <w:r>
        <w:t>url</w:t>
      </w:r>
      <w:proofErr w:type="spellEnd"/>
      <w:r>
        <w:t>+'Get/</w:t>
      </w:r>
      <w:proofErr w:type="spellStart"/>
      <w:r>
        <w:t>OpenId</w:t>
      </w:r>
      <w:proofErr w:type="spellEnd"/>
      <w:r>
        <w:t>',</w:t>
      </w:r>
    </w:p>
    <w:p w14:paraId="28434257" w14:textId="77777777" w:rsidR="000930D4" w:rsidRDefault="000930D4" w:rsidP="000930D4">
      <w:pPr>
        <w:ind w:leftChars="200" w:left="420"/>
      </w:pPr>
      <w:r>
        <w:t xml:space="preserve">      </w:t>
      </w:r>
      <w:proofErr w:type="spellStart"/>
      <w:r>
        <w:t>method:'GET</w:t>
      </w:r>
      <w:proofErr w:type="spellEnd"/>
      <w:r>
        <w: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w:t>
      </w:r>
      <w:proofErr w:type="spellStart"/>
      <w:proofErr w:type="gramStart"/>
      <w:r>
        <w:t>code:this</w:t>
      </w:r>
      <w:proofErr w:type="gramEnd"/>
      <w:r>
        <w:t>.data.code</w:t>
      </w:r>
      <w:proofErr w:type="spellEnd"/>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roofErr w:type="gramStart"/>
      <w:r>
        <w:t>){</w:t>
      </w:r>
      <w:proofErr w:type="gramEnd"/>
    </w:p>
    <w:p w14:paraId="3CAA4F84"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6CB94D26" w14:textId="77777777" w:rsidR="000930D4" w:rsidRDefault="000930D4" w:rsidP="000930D4">
      <w:pPr>
        <w:ind w:leftChars="200" w:left="420"/>
      </w:pPr>
      <w:r>
        <w:t xml:space="preserve">          </w:t>
      </w:r>
      <w:proofErr w:type="spellStart"/>
      <w:r>
        <w:t>openid</w:t>
      </w:r>
      <w:proofErr w:type="spellEnd"/>
      <w:r>
        <w:t xml:space="preserve">: </w:t>
      </w:r>
      <w:proofErr w:type="spellStart"/>
      <w:r>
        <w:t>res.</w:t>
      </w:r>
      <w:proofErr w:type="gramStart"/>
      <w:r>
        <w:t>data.openid</w:t>
      </w:r>
      <w:proofErr w:type="spellEnd"/>
      <w:proofErr w:type="gramEnd"/>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w:t>
      </w:r>
      <w:proofErr w:type="spellStart"/>
      <w:r>
        <w:t>openid</w:t>
      </w:r>
      <w:proofErr w:type="spellEnd"/>
      <w:r>
        <w:t>:"+</w:t>
      </w:r>
      <w:proofErr w:type="spellStart"/>
      <w:r>
        <w:t>res.</w:t>
      </w:r>
      <w:proofErr w:type="gramStart"/>
      <w:r>
        <w:t>data.openid</w:t>
      </w:r>
      <w:proofErr w:type="spellEnd"/>
      <w:proofErr w:type="gramEnd"/>
      <w:r>
        <w:t>)</w:t>
      </w:r>
    </w:p>
    <w:p w14:paraId="56F386E2" w14:textId="77777777" w:rsidR="000930D4" w:rsidRDefault="000930D4" w:rsidP="000930D4">
      <w:pPr>
        <w:ind w:leftChars="200" w:left="420"/>
      </w:pPr>
      <w:r>
        <w:t xml:space="preserve">        </w:t>
      </w:r>
      <w:proofErr w:type="spellStart"/>
      <w:proofErr w:type="gramStart"/>
      <w:r>
        <w:t>that.getuser</w:t>
      </w:r>
      <w:proofErr w:type="spellEnd"/>
      <w:proofErr w:type="gramEnd"/>
      <w:r>
        <w:t>()</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w:t>
      </w:r>
      <w:proofErr w:type="spellStart"/>
      <w:proofErr w:type="gramStart"/>
      <w:r>
        <w:t>getuser:function</w:t>
      </w:r>
      <w:proofErr w:type="spellEnd"/>
      <w:proofErr w:type="gramEnd"/>
      <w:r>
        <w:t>(){</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w:t>
      </w:r>
      <w:proofErr w:type="spellStart"/>
      <w:r>
        <w:t>method:'GET</w:t>
      </w:r>
      <w:proofErr w:type="spellEnd"/>
      <w:r>
        <w: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w:t>
      </w:r>
      <w:proofErr w:type="spellStart"/>
      <w:proofErr w:type="gramStart"/>
      <w:r>
        <w:t>openid:that</w:t>
      </w:r>
      <w:proofErr w:type="gramEnd"/>
      <w:r>
        <w:t>.data.openid</w:t>
      </w:r>
      <w:proofErr w:type="spellEnd"/>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roofErr w:type="gramStart"/>
      <w:r>
        <w:t>){</w:t>
      </w:r>
      <w:proofErr w:type="gramEnd"/>
    </w:p>
    <w:p w14:paraId="6FA9D200"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60EA3932" w14:textId="77777777" w:rsidR="000930D4" w:rsidRDefault="000930D4" w:rsidP="000930D4">
      <w:pPr>
        <w:ind w:leftChars="200" w:left="420"/>
      </w:pPr>
      <w:r>
        <w:t xml:space="preserve">          </w:t>
      </w:r>
      <w:proofErr w:type="spellStart"/>
      <w:r>
        <w:t>user:res.data</w:t>
      </w:r>
      <w:proofErr w:type="spellEnd"/>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w:t>
      </w:r>
      <w:proofErr w:type="spellStart"/>
      <w:proofErr w:type="gramStart"/>
      <w:r>
        <w:t>app.globalData.user</w:t>
      </w:r>
      <w:proofErr w:type="spellEnd"/>
      <w:proofErr w:type="gramEnd"/>
      <w:r>
        <w:t>=</w:t>
      </w:r>
      <w:proofErr w:type="spellStart"/>
      <w:r>
        <w:t>that.data.user</w:t>
      </w:r>
      <w:proofErr w:type="spellEnd"/>
    </w:p>
    <w:p w14:paraId="1DA196EA" w14:textId="77777777" w:rsidR="000930D4" w:rsidRDefault="000930D4" w:rsidP="000930D4">
      <w:pPr>
        <w:ind w:leftChars="200" w:left="420"/>
      </w:pPr>
      <w:r>
        <w:t xml:space="preserve">        console.log(</w:t>
      </w:r>
      <w:proofErr w:type="spellStart"/>
      <w:r>
        <w:t>res.data</w:t>
      </w:r>
      <w:proofErr w:type="spellEnd"/>
      <w:r>
        <w:t>)</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w:t>
      </w:r>
      <w:proofErr w:type="spellStart"/>
      <w:proofErr w:type="gramStart"/>
      <w:r>
        <w:t>getsharealbum:function</w:t>
      </w:r>
      <w:proofErr w:type="spellEnd"/>
      <w:proofErr w:type="gramEnd"/>
      <w:r>
        <w:t>(){</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70976879" w14:textId="77777777" w:rsidR="000930D4" w:rsidRDefault="000930D4" w:rsidP="000930D4">
      <w:pPr>
        <w:ind w:leftChars="200" w:left="420"/>
      </w:pPr>
      <w:r>
        <w:t xml:space="preserve">      url: </w:t>
      </w:r>
      <w:proofErr w:type="spellStart"/>
      <w:r>
        <w:t>url</w:t>
      </w:r>
      <w:proofErr w:type="spellEnd"/>
      <w:r>
        <w:t>+'Get/</w:t>
      </w:r>
      <w:proofErr w:type="spellStart"/>
      <w:r>
        <w:t>ShareAlbum</w:t>
      </w:r>
      <w:proofErr w:type="spellEnd"/>
      <w:r>
        <w:t>',</w:t>
      </w:r>
    </w:p>
    <w:p w14:paraId="7B8FD33A" w14:textId="77777777" w:rsidR="000930D4" w:rsidRDefault="000930D4" w:rsidP="000930D4">
      <w:pPr>
        <w:ind w:leftChars="200" w:left="420"/>
      </w:pPr>
      <w:r>
        <w:t xml:space="preserve">      success(res</w:t>
      </w:r>
      <w:proofErr w:type="gramStart"/>
      <w:r>
        <w:t>){</w:t>
      </w:r>
      <w:proofErr w:type="gramEnd"/>
    </w:p>
    <w:p w14:paraId="57A76037" w14:textId="77777777" w:rsidR="000930D4" w:rsidRDefault="000930D4" w:rsidP="000930D4">
      <w:pPr>
        <w:ind w:leftChars="200" w:left="420"/>
      </w:pPr>
      <w:r>
        <w:t xml:space="preserve">        console.log(</w:t>
      </w:r>
      <w:proofErr w:type="spellStart"/>
      <w:r>
        <w:t>res.data</w:t>
      </w:r>
      <w:proofErr w:type="spellEnd"/>
      <w:r>
        <w:t>)</w:t>
      </w:r>
    </w:p>
    <w:p w14:paraId="4B22F978"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17C9421E" w14:textId="77777777" w:rsidR="000930D4" w:rsidRDefault="000930D4" w:rsidP="000930D4">
      <w:pPr>
        <w:ind w:leftChars="200" w:left="420"/>
      </w:pPr>
      <w:r>
        <w:t xml:space="preserve">          </w:t>
      </w:r>
      <w:proofErr w:type="spellStart"/>
      <w:r>
        <w:t>sharealbumlist:res.data</w:t>
      </w:r>
      <w:proofErr w:type="spellEnd"/>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w:t>
      </w:r>
      <w:proofErr w:type="spellStart"/>
      <w:proofErr w:type="gramStart"/>
      <w:r>
        <w:t>openalbum:function</w:t>
      </w:r>
      <w:proofErr w:type="spellEnd"/>
      <w:proofErr w:type="gramEnd"/>
      <w:r>
        <w:t>(item){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t>
      </w:r>
      <w:proofErr w:type="spellStart"/>
      <w:proofErr w:type="gramStart"/>
      <w:r>
        <w:t>wx.navigateTo</w:t>
      </w:r>
      <w:proofErr w:type="spellEnd"/>
      <w:proofErr w:type="gramEnd"/>
      <w:r>
        <w:t>({</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proofErr w:type="spellStart"/>
      <w:r>
        <w:t>newimages:function</w:t>
      </w:r>
      <w:proofErr w:type="spellEnd"/>
      <w:r>
        <w:t>(){</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t>
      </w:r>
      <w:proofErr w:type="spellStart"/>
      <w:proofErr w:type="gramStart"/>
      <w:r>
        <w:t>wx.chooseImage</w:t>
      </w:r>
      <w:proofErr w:type="spellEnd"/>
      <w:proofErr w:type="gramEnd"/>
      <w:r>
        <w:t>({</w:t>
      </w:r>
    </w:p>
    <w:p w14:paraId="7204BB10" w14:textId="77777777" w:rsidR="000930D4" w:rsidRDefault="000930D4" w:rsidP="000930D4">
      <w:pPr>
        <w:ind w:leftChars="200" w:left="420"/>
      </w:pPr>
      <w:r>
        <w:t xml:space="preserve">      </w:t>
      </w:r>
      <w:proofErr w:type="spellStart"/>
      <w:r>
        <w:t>sizeType</w:t>
      </w:r>
      <w:proofErr w:type="spellEnd"/>
      <w:r>
        <w:t xml:space="preserve">: ['original', 'compressed'], </w:t>
      </w:r>
    </w:p>
    <w:p w14:paraId="3A894E6C" w14:textId="77777777" w:rsidR="000930D4" w:rsidRDefault="000930D4" w:rsidP="000930D4">
      <w:pPr>
        <w:ind w:leftChars="200" w:left="420"/>
      </w:pPr>
      <w:r>
        <w:t xml:space="preserve">      </w:t>
      </w:r>
      <w:proofErr w:type="spellStart"/>
      <w:r>
        <w:t>sourceType</w:t>
      </w:r>
      <w:proofErr w:type="spellEnd"/>
      <w:r>
        <w:t xml:space="preserve">: ['album', 'camera'], </w:t>
      </w:r>
    </w:p>
    <w:p w14:paraId="40925795" w14:textId="77777777" w:rsidR="000930D4" w:rsidRDefault="000930D4" w:rsidP="000930D4">
      <w:pPr>
        <w:ind w:leftChars="200" w:left="420"/>
      </w:pPr>
      <w:r>
        <w:t xml:space="preserve">      success: function (res</w:t>
      </w:r>
      <w:proofErr w:type="gramStart"/>
      <w:r>
        <w:t>){</w:t>
      </w:r>
      <w:proofErr w:type="gramEnd"/>
    </w:p>
    <w:p w14:paraId="4936BA82"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539DDCBA" w14:textId="77777777" w:rsidR="000930D4" w:rsidRDefault="000930D4" w:rsidP="000930D4">
      <w:pPr>
        <w:ind w:leftChars="200" w:left="420"/>
      </w:pPr>
      <w:r>
        <w:t xml:space="preserve">          </w:t>
      </w:r>
      <w:proofErr w:type="spellStart"/>
      <w:r>
        <w:t>ImageTemPath</w:t>
      </w:r>
      <w:proofErr w:type="spellEnd"/>
      <w:r>
        <w:t xml:space="preserve">: </w:t>
      </w:r>
      <w:proofErr w:type="spellStart"/>
      <w:proofErr w:type="gramStart"/>
      <w:r>
        <w:t>res.tempFilePaths</w:t>
      </w:r>
      <w:proofErr w:type="spellEnd"/>
      <w:proofErr w:type="gramEnd"/>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t>
      </w:r>
      <w:proofErr w:type="spellStart"/>
      <w:proofErr w:type="gramStart"/>
      <w:r>
        <w:t>wx.cloud</w:t>
      </w:r>
      <w:proofErr w:type="gramEnd"/>
      <w:r>
        <w:t>.init</w:t>
      </w:r>
      <w:proofErr w:type="spellEnd"/>
      <w:r>
        <w:t>()</w:t>
      </w:r>
    </w:p>
    <w:p w14:paraId="4CA7CAF3" w14:textId="77777777" w:rsidR="000930D4" w:rsidRDefault="000930D4" w:rsidP="000930D4">
      <w:pPr>
        <w:ind w:leftChars="200" w:left="420"/>
      </w:pPr>
      <w:r>
        <w:t xml:space="preserve">        </w:t>
      </w:r>
      <w:proofErr w:type="gramStart"/>
      <w:r>
        <w:t>for(</w:t>
      </w:r>
      <w:proofErr w:type="gramEnd"/>
      <w:r>
        <w:t xml:space="preserve">let </w:t>
      </w:r>
      <w:proofErr w:type="spellStart"/>
      <w:r>
        <w:t>i</w:t>
      </w:r>
      <w:proofErr w:type="spellEnd"/>
      <w:r>
        <w:t xml:space="preserve"> = 0 ; </w:t>
      </w:r>
      <w:proofErr w:type="spellStart"/>
      <w:r>
        <w:t>i</w:t>
      </w:r>
      <w:proofErr w:type="spellEnd"/>
      <w:r>
        <w:t xml:space="preserve"> &lt;</w:t>
      </w:r>
      <w:proofErr w:type="spellStart"/>
      <w:r>
        <w:t>that.data.ImageTemPath.length</w:t>
      </w:r>
      <w:proofErr w:type="spellEnd"/>
      <w:r>
        <w:t xml:space="preserve"> ; </w:t>
      </w:r>
      <w:proofErr w:type="spellStart"/>
      <w:r>
        <w:t>i</w:t>
      </w:r>
      <w:proofErr w:type="spellEnd"/>
      <w:r>
        <w:t xml:space="preserve">++){ </w:t>
      </w:r>
    </w:p>
    <w:p w14:paraId="5C21B1A7" w14:textId="77777777" w:rsidR="000930D4" w:rsidRDefault="000930D4" w:rsidP="000930D4">
      <w:pPr>
        <w:ind w:leftChars="200" w:left="420"/>
      </w:pPr>
      <w:r>
        <w:t xml:space="preserve">        </w:t>
      </w:r>
      <w:proofErr w:type="spellStart"/>
      <w:proofErr w:type="gramStart"/>
      <w:r>
        <w:t>wx.getImageInfo</w:t>
      </w:r>
      <w:proofErr w:type="spellEnd"/>
      <w:proofErr w:type="gramEnd"/>
      <w:r>
        <w:t>({</w:t>
      </w:r>
    </w:p>
    <w:p w14:paraId="13A94AA8" w14:textId="77777777" w:rsidR="000930D4" w:rsidRDefault="000930D4" w:rsidP="000930D4">
      <w:pPr>
        <w:ind w:leftChars="200" w:left="420"/>
      </w:pPr>
      <w:r>
        <w:t xml:space="preserve">          </w:t>
      </w:r>
      <w:proofErr w:type="spellStart"/>
      <w:r>
        <w:t>src</w:t>
      </w:r>
      <w:proofErr w:type="spellEnd"/>
      <w:r>
        <w:t xml:space="preserve">: </w:t>
      </w:r>
      <w:proofErr w:type="spellStart"/>
      <w:r>
        <w:t>that.</w:t>
      </w:r>
      <w:proofErr w:type="gramStart"/>
      <w:r>
        <w:t>data.ImageTemPath</w:t>
      </w:r>
      <w:proofErr w:type="spellEnd"/>
      <w:proofErr w:type="gramEnd"/>
      <w:r>
        <w:t>[</w:t>
      </w:r>
      <w:proofErr w:type="spellStart"/>
      <w:r>
        <w:t>i</w:t>
      </w:r>
      <w:proofErr w:type="spellEnd"/>
      <w:r>
        <w:t>],</w:t>
      </w:r>
    </w:p>
    <w:p w14:paraId="60A1D397" w14:textId="77777777" w:rsidR="000930D4" w:rsidRDefault="000930D4" w:rsidP="000930D4">
      <w:pPr>
        <w:ind w:leftChars="200" w:left="420"/>
      </w:pPr>
      <w:r>
        <w:t xml:space="preserve">          success(res</w:t>
      </w:r>
      <w:proofErr w:type="gramStart"/>
      <w:r>
        <w:t>){</w:t>
      </w:r>
      <w:proofErr w:type="gramEnd"/>
    </w:p>
    <w:p w14:paraId="3B3F296A" w14:textId="77777777" w:rsidR="000930D4" w:rsidRDefault="000930D4" w:rsidP="000930D4">
      <w:pPr>
        <w:ind w:leftChars="200" w:left="420"/>
      </w:pPr>
      <w:r>
        <w:t xml:space="preserve">            </w:t>
      </w:r>
      <w:proofErr w:type="spellStart"/>
      <w:proofErr w:type="gramStart"/>
      <w:r>
        <w:t>that.setData</w:t>
      </w:r>
      <w:proofErr w:type="spellEnd"/>
      <w:proofErr w:type="gramEnd"/>
      <w:r>
        <w:t xml:space="preserve">({   </w:t>
      </w:r>
    </w:p>
    <w:p w14:paraId="01248E05" w14:textId="77777777" w:rsidR="000930D4" w:rsidRDefault="000930D4" w:rsidP="000930D4">
      <w:pPr>
        <w:ind w:leftChars="200" w:left="420"/>
      </w:pPr>
      <w:r>
        <w:t xml:space="preserve">            ['</w:t>
      </w:r>
      <w:proofErr w:type="gramStart"/>
      <w:r>
        <w:t>type[</w:t>
      </w:r>
      <w:proofErr w:type="gramEnd"/>
      <w:r>
        <w:t xml:space="preserve">'+ </w:t>
      </w:r>
      <w:proofErr w:type="spellStart"/>
      <w:r>
        <w:t>i</w:t>
      </w:r>
      <w:proofErr w:type="spellEnd"/>
      <w:r>
        <w:t xml:space="preserve"> +']']:</w:t>
      </w:r>
      <w:proofErr w:type="spellStart"/>
      <w:r>
        <w:t>res.type</w:t>
      </w:r>
      <w:proofErr w:type="spellEnd"/>
      <w:r>
        <w:t>,</w:t>
      </w:r>
    </w:p>
    <w:p w14:paraId="7269065E" w14:textId="77777777" w:rsidR="000930D4" w:rsidRDefault="000930D4" w:rsidP="000930D4">
      <w:pPr>
        <w:ind w:leftChars="200" w:left="420"/>
      </w:pPr>
      <w:r>
        <w:lastRenderedPageBreak/>
        <w:t xml:space="preserve">            ['</w:t>
      </w:r>
      <w:proofErr w:type="spellStart"/>
      <w:r>
        <w:t>imagename</w:t>
      </w:r>
      <w:proofErr w:type="spellEnd"/>
      <w:r>
        <w:t>['+</w:t>
      </w:r>
      <w:proofErr w:type="spellStart"/>
      <w:r>
        <w:t>i</w:t>
      </w:r>
      <w:proofErr w:type="spellEnd"/>
      <w:r>
        <w:t>+']'</w:t>
      </w:r>
      <w:proofErr w:type="gramStart"/>
      <w:r>
        <w:t>]:new</w:t>
      </w:r>
      <w:proofErr w:type="gramEnd"/>
      <w:r>
        <w:t xml:space="preserve"> Date().</w:t>
      </w:r>
      <w:proofErr w:type="spellStart"/>
      <w:r>
        <w:t>getTime</w:t>
      </w:r>
      <w:proofErr w:type="spellEnd"/>
      <w:r>
        <w:t xml:space="preserve">() +"-"+ </w:t>
      </w:r>
      <w:proofErr w:type="spellStart"/>
      <w:r>
        <w:t>Math.floor</w:t>
      </w:r>
      <w:proofErr w:type="spellEnd"/>
      <w:r>
        <w:t>(</w:t>
      </w:r>
      <w:proofErr w:type="spellStart"/>
      <w:r>
        <w:t>Math.random</w:t>
      </w:r>
      <w:proofErr w:type="spellEnd"/>
      <w:r>
        <w:t xml:space="preserve">() * </w:t>
      </w:r>
      <w:r>
        <w:tab/>
      </w:r>
      <w:r>
        <w:tab/>
      </w:r>
      <w:r>
        <w:tab/>
        <w:t>1000)+'.'+</w:t>
      </w:r>
      <w:proofErr w:type="spellStart"/>
      <w:r>
        <w:t>res.type</w:t>
      </w:r>
      <w:proofErr w:type="spellEnd"/>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t>
      </w:r>
      <w:proofErr w:type="spellStart"/>
      <w:proofErr w:type="gramStart"/>
      <w:r>
        <w:t>wx.cloud</w:t>
      </w:r>
      <w:proofErr w:type="gramEnd"/>
      <w:r>
        <w:t>.uploadFile</w:t>
      </w:r>
      <w:proofErr w:type="spellEnd"/>
      <w:r>
        <w:t>({</w:t>
      </w:r>
    </w:p>
    <w:p w14:paraId="4F6B561C" w14:textId="77777777" w:rsidR="000930D4" w:rsidRDefault="000930D4" w:rsidP="000930D4">
      <w:pPr>
        <w:ind w:leftChars="200" w:left="420"/>
      </w:pPr>
      <w:r>
        <w:t xml:space="preserve">            </w:t>
      </w:r>
      <w:proofErr w:type="spellStart"/>
      <w:r>
        <w:t>cloudPath</w:t>
      </w:r>
      <w:proofErr w:type="spellEnd"/>
      <w:r>
        <w:t xml:space="preserve">:  </w:t>
      </w:r>
      <w:r>
        <w:tab/>
      </w:r>
      <w:r>
        <w:tab/>
      </w:r>
      <w:r>
        <w:tab/>
      </w:r>
      <w:r>
        <w:tab/>
      </w:r>
      <w:r>
        <w:tab/>
      </w:r>
      <w:r>
        <w:tab/>
      </w:r>
      <w:r>
        <w:tab/>
      </w:r>
      <w:r>
        <w:tab/>
      </w:r>
      <w:r>
        <w:tab/>
        <w:t xml:space="preserve">    </w:t>
      </w:r>
      <w:r>
        <w:tab/>
      </w:r>
      <w:r>
        <w:tab/>
      </w:r>
      <w:r>
        <w:tab/>
      </w:r>
      <w:r>
        <w:tab/>
      </w:r>
      <w:r>
        <w:tab/>
        <w:t xml:space="preserve">    </w:t>
      </w:r>
      <w:r>
        <w:tab/>
        <w:t>"images/photos/"+</w:t>
      </w:r>
      <w:proofErr w:type="gramStart"/>
      <w:r>
        <w:t>app.globalData.user</w:t>
      </w:r>
      <w:proofErr w:type="gramEnd"/>
      <w:r>
        <w:t>.userid+'/'+that.data.imagename[i],</w:t>
      </w:r>
    </w:p>
    <w:p w14:paraId="63D35F97" w14:textId="77777777" w:rsidR="000930D4" w:rsidRDefault="000930D4" w:rsidP="000930D4">
      <w:pPr>
        <w:ind w:leftChars="200" w:left="420"/>
      </w:pPr>
      <w:r>
        <w:rPr>
          <w:rFonts w:hint="eastAsia"/>
        </w:rPr>
        <w:t xml:space="preserve">            </w:t>
      </w:r>
      <w:proofErr w:type="spellStart"/>
      <w:r>
        <w:rPr>
          <w:rFonts w:hint="eastAsia"/>
        </w:rPr>
        <w:t>filePath</w:t>
      </w:r>
      <w:proofErr w:type="spellEnd"/>
      <w:r>
        <w:rPr>
          <w:rFonts w:hint="eastAsia"/>
        </w:rPr>
        <w:t xml:space="preserve">: </w:t>
      </w:r>
      <w:proofErr w:type="spellStart"/>
      <w:r>
        <w:rPr>
          <w:rFonts w:hint="eastAsia"/>
        </w:rPr>
        <w:t>that.data.ImageTemPath</w:t>
      </w:r>
      <w:proofErr w:type="spellEnd"/>
      <w:r>
        <w:rPr>
          <w:rFonts w:hint="eastAsia"/>
        </w:rPr>
        <w:t>[</w:t>
      </w:r>
      <w:proofErr w:type="spellStart"/>
      <w:r>
        <w:rPr>
          <w:rFonts w:hint="eastAsia"/>
        </w:rPr>
        <w:t>i</w:t>
      </w:r>
      <w:proofErr w:type="spellEnd"/>
      <w:r>
        <w:rPr>
          <w:rFonts w:hint="eastAsia"/>
        </w:rPr>
        <w:t xml:space="preserve">],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w:t>
      </w:r>
      <w:proofErr w:type="spellStart"/>
      <w:proofErr w:type="gramStart"/>
      <w:r>
        <w:t>res.fileID</w:t>
      </w:r>
      <w:proofErr w:type="spellEnd"/>
      <w:proofErr w:type="gramEnd"/>
      <w:r>
        <w:t>)</w:t>
      </w:r>
    </w:p>
    <w:p w14:paraId="3573400E"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216D3A6C" w14:textId="77777777" w:rsidR="000930D4" w:rsidRDefault="000930D4" w:rsidP="000930D4">
      <w:pPr>
        <w:ind w:leftChars="200" w:left="420"/>
      </w:pPr>
      <w:r>
        <w:t xml:space="preserve">                ['</w:t>
      </w:r>
      <w:proofErr w:type="spellStart"/>
      <w:r>
        <w:t>fileID</w:t>
      </w:r>
      <w:proofErr w:type="spellEnd"/>
      <w:r>
        <w:t>['+</w:t>
      </w:r>
      <w:proofErr w:type="spellStart"/>
      <w:r>
        <w:t>i</w:t>
      </w:r>
      <w:proofErr w:type="spellEnd"/>
      <w:r>
        <w:t>+']']:</w:t>
      </w:r>
      <w:proofErr w:type="spellStart"/>
      <w:proofErr w:type="gramStart"/>
      <w:r>
        <w:t>res.fileID</w:t>
      </w:r>
      <w:proofErr w:type="spellEnd"/>
      <w:proofErr w:type="gramEnd"/>
      <w:r>
        <w:t>,</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t>
      </w:r>
      <w:proofErr w:type="spellStart"/>
      <w:proofErr w:type="gramStart"/>
      <w:r>
        <w:t>wx.getFileSystemManager</w:t>
      </w:r>
      <w:proofErr w:type="spellEnd"/>
      <w:proofErr w:type="gramEnd"/>
      <w:r>
        <w:t>().</w:t>
      </w:r>
      <w:proofErr w:type="spellStart"/>
      <w:r>
        <w:t>readFile</w:t>
      </w:r>
      <w:proofErr w:type="spellEnd"/>
      <w:r>
        <w:t>({</w:t>
      </w:r>
    </w:p>
    <w:p w14:paraId="2C3EB695" w14:textId="77777777" w:rsidR="000930D4" w:rsidRDefault="000930D4" w:rsidP="000930D4">
      <w:pPr>
        <w:ind w:leftChars="200" w:left="420"/>
      </w:pPr>
      <w:r>
        <w:t xml:space="preserve">                </w:t>
      </w:r>
      <w:proofErr w:type="spellStart"/>
      <w:r>
        <w:t>filePath</w:t>
      </w:r>
      <w:proofErr w:type="spellEnd"/>
      <w:r>
        <w:t xml:space="preserve">: </w:t>
      </w:r>
      <w:proofErr w:type="spellStart"/>
      <w:r>
        <w:t>that.</w:t>
      </w:r>
      <w:proofErr w:type="gramStart"/>
      <w:r>
        <w:t>data.ImageTemPath</w:t>
      </w:r>
      <w:proofErr w:type="spellEnd"/>
      <w:proofErr w:type="gramEnd"/>
      <w:r>
        <w:t>[</w:t>
      </w:r>
      <w:proofErr w:type="spellStart"/>
      <w:r>
        <w:t>i</w:t>
      </w:r>
      <w:proofErr w:type="spellEnd"/>
      <w:r>
        <w:t>],</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w:t>
      </w:r>
      <w:proofErr w:type="gramStart"/>
      <w:r>
        <w:t>&gt;{</w:t>
      </w:r>
      <w:proofErr w:type="gramEnd"/>
    </w:p>
    <w:p w14:paraId="1165F11E"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0EDFC167" w14:textId="77777777" w:rsidR="000930D4" w:rsidRDefault="000930D4" w:rsidP="000930D4">
      <w:pPr>
        <w:ind w:leftChars="200" w:left="420"/>
      </w:pPr>
      <w:r>
        <w:t xml:space="preserve">                    ['base64['+</w:t>
      </w:r>
      <w:proofErr w:type="spellStart"/>
      <w:r>
        <w:t>i</w:t>
      </w:r>
      <w:proofErr w:type="spellEnd"/>
      <w:r>
        <w:t>+']']:</w:t>
      </w:r>
      <w:proofErr w:type="spellStart"/>
      <w:r>
        <w:t>res.data</w:t>
      </w:r>
      <w:proofErr w:type="spellEnd"/>
      <w:r>
        <w:t>,</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w:t>
      </w:r>
      <w:proofErr w:type="spellStart"/>
      <w:r>
        <w:t>detecturl</w:t>
      </w:r>
      <w:proofErr w:type="spellEnd"/>
      <w:r>
        <w:t>="https://aip.baidubce.com/rest/2.0/image-</w:t>
      </w:r>
      <w:r>
        <w:tab/>
      </w:r>
      <w:r>
        <w:tab/>
      </w:r>
      <w:r>
        <w:tab/>
      </w:r>
      <w:r>
        <w:tab/>
      </w:r>
      <w:r>
        <w:tab/>
      </w:r>
      <w:r>
        <w:tab/>
      </w:r>
      <w:r>
        <w:tab/>
        <w:t>classify/v2/advanced_general?access_token="+that.</w:t>
      </w:r>
      <w:proofErr w:type="gramStart"/>
      <w:r>
        <w:t>data.baidutoken</w:t>
      </w:r>
      <w:proofErr w:type="gramEnd"/>
      <w:r>
        <w:t>;</w:t>
      </w:r>
    </w:p>
    <w:p w14:paraId="2273EC22"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54368A39" w14:textId="77777777" w:rsidR="000930D4" w:rsidRDefault="000930D4" w:rsidP="000930D4">
      <w:pPr>
        <w:ind w:leftChars="200" w:left="420"/>
      </w:pPr>
      <w:r>
        <w:t xml:space="preserve">                      url: </w:t>
      </w:r>
      <w:proofErr w:type="spellStart"/>
      <w:r>
        <w:t>detecturl</w:t>
      </w:r>
      <w:proofErr w:type="spellEnd"/>
      <w:r>
        <w:t>,</w:t>
      </w:r>
    </w:p>
    <w:p w14:paraId="4B619D8C" w14:textId="77777777" w:rsidR="000930D4" w:rsidRDefault="000930D4" w:rsidP="000930D4">
      <w:pPr>
        <w:ind w:leftChars="200" w:left="420"/>
      </w:pPr>
      <w:r>
        <w:t xml:space="preserve">                      </w:t>
      </w:r>
      <w:proofErr w:type="gramStart"/>
      <w:r>
        <w:t>data:{</w:t>
      </w:r>
      <w:proofErr w:type="gramEnd"/>
    </w:p>
    <w:p w14:paraId="7AE5F2D3" w14:textId="77777777" w:rsidR="000930D4" w:rsidRDefault="000930D4" w:rsidP="000930D4">
      <w:pPr>
        <w:ind w:leftChars="200" w:left="420"/>
      </w:pPr>
      <w:r>
        <w:t xml:space="preserve">                        </w:t>
      </w:r>
      <w:proofErr w:type="gramStart"/>
      <w:r>
        <w:t>image:that</w:t>
      </w:r>
      <w:proofErr w:type="gramEnd"/>
      <w:r>
        <w:t>.data.base64[</w:t>
      </w:r>
      <w:proofErr w:type="spellStart"/>
      <w:r>
        <w:t>i</w:t>
      </w:r>
      <w:proofErr w:type="spellEnd"/>
      <w:r>
        <w:t>]</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w:t>
      </w:r>
      <w:proofErr w:type="spellStart"/>
      <w:r>
        <w:t>method:"POST</w:t>
      </w:r>
      <w:proofErr w:type="spellEnd"/>
      <w:r>
        <w:t>",</w:t>
      </w:r>
    </w:p>
    <w:p w14:paraId="1277C148" w14:textId="77777777" w:rsidR="000930D4" w:rsidRDefault="000930D4" w:rsidP="000930D4">
      <w:pPr>
        <w:ind w:leftChars="200" w:left="420"/>
      </w:pPr>
      <w:r>
        <w:t xml:space="preserve">                      </w:t>
      </w:r>
      <w:proofErr w:type="spellStart"/>
      <w:r>
        <w:t>dataType</w:t>
      </w:r>
      <w:proofErr w:type="spellEnd"/>
      <w:r>
        <w:t>:'json',</w:t>
      </w:r>
    </w:p>
    <w:p w14:paraId="173E90E5" w14:textId="77777777" w:rsidR="000930D4" w:rsidRDefault="000930D4" w:rsidP="000930D4">
      <w:pPr>
        <w:ind w:leftChars="200" w:left="420"/>
      </w:pPr>
      <w:r>
        <w:t xml:space="preserve">                      </w:t>
      </w:r>
      <w:proofErr w:type="gramStart"/>
      <w:r>
        <w:t>header:{</w:t>
      </w:r>
      <w:proofErr w:type="gramEnd"/>
    </w:p>
    <w:p w14:paraId="56495B56" w14:textId="77777777" w:rsidR="000930D4" w:rsidRDefault="000930D4" w:rsidP="000930D4">
      <w:pPr>
        <w:ind w:leftChars="200" w:left="420"/>
      </w:pPr>
      <w:r>
        <w:t xml:space="preserve">                        'content-type': 'application/x-www-form-</w:t>
      </w:r>
      <w:proofErr w:type="spellStart"/>
      <w:r>
        <w:t>urlencoded</w:t>
      </w:r>
      <w:proofErr w:type="spellEnd"/>
      <w:r>
        <w:t xml:space="preserve">'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roofErr w:type="gramStart"/>
      <w:r>
        <w:t>){</w:t>
      </w:r>
      <w:proofErr w:type="gramEnd"/>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w:t>
      </w:r>
      <w:proofErr w:type="spellStart"/>
      <w:r>
        <w:t>res.</w:t>
      </w:r>
      <w:proofErr w:type="gramStart"/>
      <w:r>
        <w:t>data.result</w:t>
      </w:r>
      <w:proofErr w:type="spellEnd"/>
      <w:proofErr w:type="gramEnd"/>
      <w:r>
        <w:t>[0].name)</w:t>
      </w:r>
    </w:p>
    <w:p w14:paraId="3C342DFD"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38D50AB1" w14:textId="77777777" w:rsidR="000930D4" w:rsidRDefault="000930D4" w:rsidP="000930D4">
      <w:pPr>
        <w:ind w:leftChars="200" w:left="420"/>
      </w:pPr>
      <w:r>
        <w:t xml:space="preserve">                          ['</w:t>
      </w:r>
      <w:proofErr w:type="spellStart"/>
      <w:r>
        <w:t>resuledata</w:t>
      </w:r>
      <w:proofErr w:type="spellEnd"/>
      <w:r>
        <w:t>['+</w:t>
      </w:r>
      <w:proofErr w:type="spellStart"/>
      <w:r>
        <w:t>i</w:t>
      </w:r>
      <w:proofErr w:type="spellEnd"/>
      <w:r>
        <w:t>+']']:</w:t>
      </w:r>
      <w:proofErr w:type="spellStart"/>
      <w:r>
        <w:t>res.data</w:t>
      </w:r>
      <w:proofErr w:type="spellEnd"/>
      <w:r>
        <w:t>,</w:t>
      </w:r>
    </w:p>
    <w:p w14:paraId="60080296" w14:textId="77777777" w:rsidR="000930D4" w:rsidRDefault="000930D4" w:rsidP="000930D4">
      <w:pPr>
        <w:ind w:leftChars="200" w:left="420"/>
      </w:pPr>
      <w:r>
        <w:t xml:space="preserve">                          ['ai['+</w:t>
      </w:r>
      <w:proofErr w:type="spellStart"/>
      <w:r>
        <w:t>i</w:t>
      </w:r>
      <w:proofErr w:type="spellEnd"/>
      <w:r>
        <w:t>+']']:</w:t>
      </w:r>
      <w:proofErr w:type="spellStart"/>
      <w:r>
        <w:t>res.</w:t>
      </w:r>
      <w:proofErr w:type="gramStart"/>
      <w:r>
        <w:t>data.result</w:t>
      </w:r>
      <w:proofErr w:type="spellEnd"/>
      <w:proofErr w:type="gramEnd"/>
      <w:r>
        <w: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7F774784" w14:textId="77777777" w:rsidR="000930D4" w:rsidRDefault="000930D4" w:rsidP="000930D4">
      <w:pPr>
        <w:ind w:leftChars="200" w:left="420"/>
      </w:pPr>
      <w:r>
        <w:t xml:space="preserve">                          url:  </w:t>
      </w:r>
      <w:proofErr w:type="spellStart"/>
      <w:r>
        <w:t>url</w:t>
      </w:r>
      <w:proofErr w:type="spellEnd"/>
      <w:r>
        <w:t>+'Upload/Image',</w:t>
      </w:r>
    </w:p>
    <w:p w14:paraId="1DFF964E" w14:textId="77777777" w:rsidR="000930D4" w:rsidRDefault="000930D4" w:rsidP="000930D4">
      <w:pPr>
        <w:ind w:leftChars="200" w:left="420"/>
      </w:pPr>
      <w:r>
        <w:t xml:space="preserve">                          </w:t>
      </w:r>
      <w:proofErr w:type="spellStart"/>
      <w:r>
        <w:t>method:'GET</w:t>
      </w:r>
      <w:proofErr w:type="spellEnd"/>
      <w:r>
        <w:t>',</w:t>
      </w:r>
    </w:p>
    <w:p w14:paraId="7135F1D8" w14:textId="77777777" w:rsidR="000930D4" w:rsidRDefault="000930D4" w:rsidP="000930D4">
      <w:pPr>
        <w:ind w:leftChars="200" w:left="420"/>
      </w:pPr>
      <w:r>
        <w:t xml:space="preserve">                          </w:t>
      </w:r>
      <w:proofErr w:type="gramStart"/>
      <w:r>
        <w:t>data:{</w:t>
      </w:r>
      <w:proofErr w:type="gramEnd"/>
    </w:p>
    <w:p w14:paraId="3D8BDE8F" w14:textId="77777777" w:rsidR="000930D4" w:rsidRDefault="000930D4" w:rsidP="000930D4">
      <w:pPr>
        <w:ind w:leftChars="200" w:left="420"/>
      </w:pPr>
      <w:r>
        <w:t xml:space="preserve">                            </w:t>
      </w:r>
      <w:proofErr w:type="spellStart"/>
      <w:proofErr w:type="gramStart"/>
      <w:r>
        <w:t>albumid:that</w:t>
      </w:r>
      <w:proofErr w:type="gramEnd"/>
      <w:r>
        <w:t>.data.albumid</w:t>
      </w:r>
      <w:proofErr w:type="spellEnd"/>
      <w:r>
        <w:t>,</w:t>
      </w:r>
    </w:p>
    <w:p w14:paraId="39E5EDCA" w14:textId="77777777" w:rsidR="000930D4" w:rsidRDefault="000930D4" w:rsidP="000930D4">
      <w:pPr>
        <w:ind w:leftChars="200" w:left="420"/>
      </w:pPr>
      <w:r>
        <w:t xml:space="preserve">                            </w:t>
      </w:r>
      <w:proofErr w:type="spellStart"/>
      <w:proofErr w:type="gramStart"/>
      <w:r>
        <w:t>imagename:that</w:t>
      </w:r>
      <w:proofErr w:type="gramEnd"/>
      <w:r>
        <w:t>.data.imagename</w:t>
      </w:r>
      <w:proofErr w:type="spellEnd"/>
      <w:r>
        <w:t>[</w:t>
      </w:r>
      <w:proofErr w:type="spellStart"/>
      <w:r>
        <w:t>i</w:t>
      </w:r>
      <w:proofErr w:type="spellEnd"/>
      <w:r>
        <w:t>],</w:t>
      </w:r>
    </w:p>
    <w:p w14:paraId="44E0300E" w14:textId="77777777" w:rsidR="000930D4" w:rsidRDefault="000930D4" w:rsidP="000930D4">
      <w:pPr>
        <w:ind w:leftChars="200" w:left="420"/>
      </w:pPr>
      <w:r>
        <w:lastRenderedPageBreak/>
        <w:t xml:space="preserve">                            </w:t>
      </w:r>
      <w:proofErr w:type="spellStart"/>
      <w:proofErr w:type="gramStart"/>
      <w:r>
        <w:t>path:that</w:t>
      </w:r>
      <w:proofErr w:type="gramEnd"/>
      <w:r>
        <w:t>.data.fileID</w:t>
      </w:r>
      <w:proofErr w:type="spellEnd"/>
      <w:r>
        <w:t>[</w:t>
      </w:r>
      <w:proofErr w:type="spellStart"/>
      <w:r>
        <w:t>i</w:t>
      </w:r>
      <w:proofErr w:type="spellEnd"/>
      <w:r>
        <w:t>],</w:t>
      </w:r>
    </w:p>
    <w:p w14:paraId="67A06279" w14:textId="77777777" w:rsidR="000930D4" w:rsidRDefault="000930D4" w:rsidP="000930D4">
      <w:pPr>
        <w:ind w:leftChars="200" w:left="420"/>
      </w:pPr>
      <w:r>
        <w:t xml:space="preserve">                            </w:t>
      </w:r>
      <w:proofErr w:type="spellStart"/>
      <w:proofErr w:type="gramStart"/>
      <w:r>
        <w:t>ai:that.data.ai</w:t>
      </w:r>
      <w:proofErr w:type="spellEnd"/>
      <w:proofErr w:type="gramEnd"/>
      <w:r>
        <w:t>[</w:t>
      </w:r>
      <w:proofErr w:type="spellStart"/>
      <w:r>
        <w:t>i</w:t>
      </w:r>
      <w:proofErr w:type="spellEnd"/>
      <w:r>
        <w:t>]</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w:t>
      </w:r>
      <w:proofErr w:type="gramStart"/>
      <w:r>
        <w:t>success(</w:t>
      </w:r>
      <w:proofErr w:type="gramEnd"/>
      <w:r>
        <w:t>){</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w:t>
      </w:r>
      <w:proofErr w:type="spellStart"/>
      <w:r>
        <w:rPr>
          <w:rFonts w:hint="eastAsia"/>
        </w:rPr>
        <w:t>i</w:t>
      </w:r>
      <w:proofErr w:type="spellEnd"/>
      <w:r>
        <w:rPr>
          <w:rFonts w:hint="eastAsia"/>
        </w:rPr>
        <w:t>+"</w:t>
      </w:r>
      <w:r>
        <w:rPr>
          <w:rFonts w:hint="eastAsia"/>
        </w:rPr>
        <w:t>张上</w:t>
      </w:r>
      <w:proofErr w:type="gramStart"/>
      <w:r>
        <w:rPr>
          <w:rFonts w:hint="eastAsia"/>
        </w:rPr>
        <w:t>传成功</w:t>
      </w:r>
      <w:proofErr w:type="gramEnd"/>
      <w:r>
        <w:rPr>
          <w:rFonts w:hint="eastAsia"/>
        </w:rPr>
        <w:t>")</w:t>
      </w:r>
    </w:p>
    <w:p w14:paraId="266D6120" w14:textId="77777777" w:rsidR="000930D4" w:rsidRDefault="000930D4" w:rsidP="000930D4">
      <w:pPr>
        <w:ind w:leftChars="200" w:left="420"/>
      </w:pPr>
      <w:r>
        <w:t xml:space="preserve">                            </w:t>
      </w:r>
      <w:proofErr w:type="spellStart"/>
      <w:proofErr w:type="gramStart"/>
      <w:r>
        <w:t>that.onShow</w:t>
      </w:r>
      <w:proofErr w:type="spellEnd"/>
      <w:proofErr w:type="gramEnd"/>
      <w:r>
        <w:t>()</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w:t>
      </w:r>
      <w:proofErr w:type="spellStart"/>
      <w:proofErr w:type="gramStart"/>
      <w:r>
        <w:t>getbaidutaken:function</w:t>
      </w:r>
      <w:proofErr w:type="spellEnd"/>
      <w:proofErr w:type="gramEnd"/>
      <w:r>
        <w:t>(){</w:t>
      </w:r>
    </w:p>
    <w:p w14:paraId="73D8D99A" w14:textId="77777777" w:rsidR="000930D4" w:rsidRDefault="000930D4" w:rsidP="000930D4">
      <w:pPr>
        <w:ind w:leftChars="200" w:left="420"/>
      </w:pPr>
      <w:r>
        <w:t xml:space="preserve">    const </w:t>
      </w:r>
      <w:r>
        <w:tab/>
        <w:t>tokenurl='https://aip.baidubce.com/oauth/2.0/token?grant_type=client_credentials&amp;clien</w:t>
      </w:r>
      <w:r>
        <w:tab/>
        <w:t>t_id='+</w:t>
      </w:r>
      <w:proofErr w:type="gramStart"/>
      <w:r>
        <w:t>app.globalData.ApiKey</w:t>
      </w:r>
      <w:proofErr w:type="gramEnd"/>
      <w:r>
        <w:t>+'&amp;client_secret='+app.globalData.SecretKey;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18CB1C4A" w14:textId="77777777" w:rsidR="000930D4" w:rsidRDefault="000930D4" w:rsidP="000930D4">
      <w:pPr>
        <w:ind w:leftChars="200" w:left="420"/>
      </w:pPr>
      <w:r>
        <w:t xml:space="preserve">      url: </w:t>
      </w:r>
      <w:proofErr w:type="spellStart"/>
      <w:r>
        <w:t>tokenurl</w:t>
      </w:r>
      <w:proofErr w:type="spellEnd"/>
      <w:r>
        <w:t>,</w:t>
      </w:r>
    </w:p>
    <w:p w14:paraId="4308FB74" w14:textId="77777777" w:rsidR="000930D4" w:rsidRDefault="000930D4" w:rsidP="000930D4">
      <w:pPr>
        <w:ind w:leftChars="200" w:left="420"/>
      </w:pPr>
      <w:r>
        <w:t xml:space="preserve">      </w:t>
      </w:r>
      <w:proofErr w:type="spellStart"/>
      <w:r>
        <w:t>method:'POST</w:t>
      </w:r>
      <w:proofErr w:type="spellEnd"/>
      <w:r>
        <w:t>',</w:t>
      </w:r>
    </w:p>
    <w:p w14:paraId="4AA3704D" w14:textId="77777777" w:rsidR="000930D4" w:rsidRDefault="000930D4" w:rsidP="000930D4">
      <w:pPr>
        <w:ind w:leftChars="200" w:left="420"/>
      </w:pPr>
      <w:r>
        <w:t xml:space="preserve">      </w:t>
      </w:r>
      <w:proofErr w:type="spellStart"/>
      <w:r>
        <w:t>dataType</w:t>
      </w:r>
      <w:proofErr w:type="spellEnd"/>
      <w:r>
        <w:t>:'json',</w:t>
      </w:r>
    </w:p>
    <w:p w14:paraId="7B1807AC" w14:textId="77777777" w:rsidR="000930D4" w:rsidRDefault="000930D4" w:rsidP="000930D4">
      <w:pPr>
        <w:ind w:leftChars="200" w:left="420"/>
      </w:pPr>
      <w:r>
        <w:t xml:space="preserve">      </w:t>
      </w:r>
      <w:proofErr w:type="gramStart"/>
      <w:r>
        <w:t>header:{</w:t>
      </w:r>
      <w:proofErr w:type="gramEnd"/>
    </w:p>
    <w:p w14:paraId="63EB392F" w14:textId="77777777" w:rsidR="000930D4" w:rsidRDefault="000930D4" w:rsidP="000930D4">
      <w:pPr>
        <w:ind w:leftChars="200" w:left="420"/>
      </w:pPr>
      <w:r>
        <w:t xml:space="preserve">        '</w:t>
      </w:r>
      <w:proofErr w:type="spellStart"/>
      <w:r>
        <w:t>content-type':'application</w:t>
      </w:r>
      <w:proofErr w:type="spellEnd"/>
      <w:r>
        <w:t>/json;'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w:t>
      </w:r>
      <w:proofErr w:type="spellStart"/>
      <w:r>
        <w:t>res.data</w:t>
      </w:r>
      <w:proofErr w:type="spellEnd"/>
      <w:r>
        <w:t>);</w:t>
      </w:r>
    </w:p>
    <w:p w14:paraId="77DCB5B8" w14:textId="77777777" w:rsidR="000930D4" w:rsidRDefault="000930D4" w:rsidP="000930D4">
      <w:pPr>
        <w:ind w:leftChars="200" w:left="420"/>
      </w:pPr>
      <w:r>
        <w:t xml:space="preserve">        </w:t>
      </w:r>
      <w:proofErr w:type="spellStart"/>
      <w:proofErr w:type="gramStart"/>
      <w:r>
        <w:t>that.setData</w:t>
      </w:r>
      <w:proofErr w:type="spellEnd"/>
      <w:proofErr w:type="gramEnd"/>
      <w:r>
        <w:t>({</w:t>
      </w:r>
    </w:p>
    <w:p w14:paraId="69345E89" w14:textId="77777777" w:rsidR="000930D4" w:rsidRDefault="000930D4" w:rsidP="000930D4">
      <w:pPr>
        <w:ind w:leftChars="200" w:left="420"/>
      </w:pPr>
      <w:r>
        <w:t xml:space="preserve">          </w:t>
      </w:r>
      <w:proofErr w:type="spellStart"/>
      <w:r>
        <w:t>baidutoken:res.</w:t>
      </w:r>
      <w:proofErr w:type="gramStart"/>
      <w:r>
        <w:t>data.access</w:t>
      </w:r>
      <w:proofErr w:type="gramEnd"/>
      <w:r>
        <w:t>_token</w:t>
      </w:r>
      <w:proofErr w:type="spellEnd"/>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w:t>
      </w:r>
      <w:proofErr w:type="spellStart"/>
      <w:r>
        <w:rPr>
          <w:rFonts w:hint="eastAsia"/>
        </w:rPr>
        <w:t>res.data</w:t>
      </w:r>
      <w:proofErr w:type="spellEnd"/>
      <w:r>
        <w:rPr>
          <w:rFonts w:hint="eastAsia"/>
        </w:rPr>
        <w:t>);}</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proofErr w:type="spellStart"/>
      <w:proofErr w:type="gramStart"/>
      <w:r>
        <w:t>deletealbum:function</w:t>
      </w:r>
      <w:proofErr w:type="spellEnd"/>
      <w:proofErr w:type="gramEnd"/>
      <w:r>
        <w:t>(){</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t>
      </w:r>
      <w:proofErr w:type="spellStart"/>
      <w:proofErr w:type="gramStart"/>
      <w:r>
        <w:t>wx.showModal</w:t>
      </w:r>
      <w:proofErr w:type="spellEnd"/>
      <w:proofErr w:type="gramEnd"/>
      <w:r>
        <w:t>({</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w:t>
      </w:r>
      <w:proofErr w:type="spellStart"/>
      <w:r>
        <w:rPr>
          <w:rFonts w:hint="eastAsia"/>
        </w:rPr>
        <w:t>res.confirm</w:t>
      </w:r>
      <w:proofErr w:type="spellEnd"/>
      <w:r>
        <w:rPr>
          <w:rFonts w:hint="eastAsia"/>
        </w:rPr>
        <w:t>)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t>
      </w:r>
      <w:proofErr w:type="spellStart"/>
      <w:proofErr w:type="gramStart"/>
      <w:r>
        <w:t>wx.request</w:t>
      </w:r>
      <w:proofErr w:type="spellEnd"/>
      <w:proofErr w:type="gramEnd"/>
      <w:r>
        <w:t>({</w:t>
      </w:r>
    </w:p>
    <w:p w14:paraId="7892681B" w14:textId="77777777" w:rsidR="000930D4" w:rsidRDefault="000930D4" w:rsidP="000930D4">
      <w:pPr>
        <w:ind w:leftChars="200" w:left="420"/>
      </w:pPr>
      <w:r>
        <w:t xml:space="preserve">            url:  </w:t>
      </w:r>
      <w:proofErr w:type="spellStart"/>
      <w:r>
        <w:t>url</w:t>
      </w:r>
      <w:proofErr w:type="spellEnd"/>
      <w:r>
        <w:t>+'Set/</w:t>
      </w:r>
      <w:proofErr w:type="spellStart"/>
      <w:r>
        <w:t>DeleteAlbum</w:t>
      </w:r>
      <w:proofErr w:type="spellEnd"/>
      <w:r>
        <w:t>',</w:t>
      </w:r>
    </w:p>
    <w:p w14:paraId="23B0C9BF" w14:textId="77777777" w:rsidR="000930D4" w:rsidRDefault="000930D4" w:rsidP="000930D4">
      <w:pPr>
        <w:ind w:leftChars="200" w:left="420"/>
      </w:pPr>
      <w:r>
        <w:t xml:space="preserve">            </w:t>
      </w:r>
      <w:proofErr w:type="spellStart"/>
      <w:r>
        <w:t>method:'GET</w:t>
      </w:r>
      <w:proofErr w:type="spellEnd"/>
      <w:r>
        <w: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w:t>
      </w:r>
      <w:proofErr w:type="spellStart"/>
      <w:proofErr w:type="gramStart"/>
      <w:r>
        <w:t>albumid:that</w:t>
      </w:r>
      <w:proofErr w:type="gramEnd"/>
      <w:r>
        <w:t>.data.albumid</w:t>
      </w:r>
      <w:proofErr w:type="spellEnd"/>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roofErr w:type="gramStart"/>
      <w:r>
        <w:t>){</w:t>
      </w:r>
      <w:proofErr w:type="gramEnd"/>
    </w:p>
    <w:p w14:paraId="6F545056" w14:textId="77777777" w:rsidR="000930D4" w:rsidRDefault="000930D4" w:rsidP="000930D4">
      <w:pPr>
        <w:ind w:leftChars="200" w:left="420"/>
      </w:pPr>
      <w:r>
        <w:t xml:space="preserve">              console.log(</w:t>
      </w:r>
      <w:proofErr w:type="spellStart"/>
      <w:r>
        <w:t>res.data</w:t>
      </w:r>
      <w:proofErr w:type="spellEnd"/>
      <w:r>
        <w:t>)</w:t>
      </w:r>
    </w:p>
    <w:p w14:paraId="109ADD32" w14:textId="77777777" w:rsidR="000930D4" w:rsidRDefault="000930D4" w:rsidP="000930D4">
      <w:pPr>
        <w:ind w:leftChars="200" w:left="420"/>
      </w:pPr>
      <w:r>
        <w:t xml:space="preserve">              </w:t>
      </w:r>
      <w:proofErr w:type="spellStart"/>
      <w:proofErr w:type="gramStart"/>
      <w:r>
        <w:t>wx.navigateBack</w:t>
      </w:r>
      <w:proofErr w:type="spellEnd"/>
      <w:proofErr w:type="gramEnd"/>
      <w:r>
        <w:t>({</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proofErr w:type="spellStart"/>
      <w:proofErr w:type="gramStart"/>
      <w:r>
        <w:t>downloadimage:function</w:t>
      </w:r>
      <w:proofErr w:type="spellEnd"/>
      <w:proofErr w:type="gramEnd"/>
      <w:r>
        <w:t>(){</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t>
      </w:r>
      <w:proofErr w:type="spellStart"/>
      <w:proofErr w:type="gramStart"/>
      <w:r>
        <w:t>wx.getSetting</w:t>
      </w:r>
      <w:proofErr w:type="spellEnd"/>
      <w:proofErr w:type="gramEnd"/>
      <w:r>
        <w:t>({</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w:t>
      </w:r>
      <w:proofErr w:type="gramStart"/>
      <w:r>
        <w:t>(!</w:t>
      </w:r>
      <w:proofErr w:type="spellStart"/>
      <w:r>
        <w:t>res</w:t>
      </w:r>
      <w:proofErr w:type="gramEnd"/>
      <w:r>
        <w:t>.authSetting</w:t>
      </w:r>
      <w:proofErr w:type="spellEnd"/>
      <w:r>
        <w:t>['</w:t>
      </w:r>
      <w:proofErr w:type="spellStart"/>
      <w:r>
        <w:t>scope.writePhotosAlbum</w:t>
      </w:r>
      <w:proofErr w:type="spellEnd"/>
      <w:r>
        <w:t>']) {</w:t>
      </w:r>
    </w:p>
    <w:p w14:paraId="1B32D957" w14:textId="77777777" w:rsidR="000930D4" w:rsidRDefault="000930D4" w:rsidP="000930D4">
      <w:pPr>
        <w:ind w:leftChars="200" w:left="420"/>
      </w:pPr>
      <w:r>
        <w:t xml:space="preserve">          </w:t>
      </w:r>
      <w:proofErr w:type="spellStart"/>
      <w:proofErr w:type="gramStart"/>
      <w:r>
        <w:t>wx.authorize</w:t>
      </w:r>
      <w:proofErr w:type="spellEnd"/>
      <w:proofErr w:type="gramEnd"/>
      <w:r>
        <w:t>({</w:t>
      </w:r>
    </w:p>
    <w:p w14:paraId="08C8A69E" w14:textId="77777777" w:rsidR="000930D4" w:rsidRDefault="000930D4" w:rsidP="000930D4">
      <w:pPr>
        <w:ind w:leftChars="200" w:left="420"/>
      </w:pPr>
      <w:r>
        <w:t xml:space="preserve">            scope: '</w:t>
      </w:r>
      <w:proofErr w:type="spellStart"/>
      <w:proofErr w:type="gramStart"/>
      <w:r>
        <w:t>scope.writePhotosAlbum</w:t>
      </w:r>
      <w:proofErr w:type="spellEnd"/>
      <w:proofErr w:type="gramEnd"/>
      <w:r>
        <w:t>',</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t>
      </w:r>
      <w:proofErr w:type="spellStart"/>
      <w:proofErr w:type="gramStart"/>
      <w:r>
        <w:t>wx.cloud</w:t>
      </w:r>
      <w:proofErr w:type="gramEnd"/>
      <w:r>
        <w:t>.downloadFile</w:t>
      </w:r>
      <w:proofErr w:type="spellEnd"/>
      <w:r>
        <w:t>({</w:t>
      </w:r>
    </w:p>
    <w:p w14:paraId="5B39069E" w14:textId="77777777" w:rsidR="000930D4" w:rsidRDefault="000930D4" w:rsidP="000930D4">
      <w:pPr>
        <w:ind w:leftChars="200" w:left="420"/>
      </w:pPr>
      <w:r>
        <w:t xml:space="preserve">      </w:t>
      </w:r>
      <w:proofErr w:type="spellStart"/>
      <w:proofErr w:type="gramStart"/>
      <w:r>
        <w:t>fileID:this</w:t>
      </w:r>
      <w:proofErr w:type="gramEnd"/>
      <w:r>
        <w:t>.data.image.path</w:t>
      </w:r>
      <w:proofErr w:type="spellEnd"/>
      <w:r>
        <w:t>,</w:t>
      </w:r>
    </w:p>
    <w:p w14:paraId="35BFB90F" w14:textId="77777777" w:rsidR="000930D4" w:rsidRDefault="000930D4" w:rsidP="000930D4">
      <w:pPr>
        <w:ind w:leftChars="200" w:left="420"/>
      </w:pPr>
      <w:r>
        <w:t xml:space="preserve">      </w:t>
      </w:r>
      <w:proofErr w:type="spellStart"/>
      <w:r>
        <w:t>success:res</w:t>
      </w:r>
      <w:proofErr w:type="spellEnd"/>
      <w:r>
        <w:t>=</w:t>
      </w:r>
      <w:proofErr w:type="gramStart"/>
      <w:r>
        <w:t>&gt;{</w:t>
      </w:r>
      <w:proofErr w:type="gramEnd"/>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w:t>
      </w:r>
      <w:proofErr w:type="spellStart"/>
      <w:proofErr w:type="gramStart"/>
      <w:r>
        <w:t>that.saveimage</w:t>
      </w:r>
      <w:proofErr w:type="spellEnd"/>
      <w:proofErr w:type="gramEnd"/>
      <w:r>
        <w:t>(</w:t>
      </w:r>
      <w:proofErr w:type="spellStart"/>
      <w:r>
        <w:t>res.tempFilePath</w:t>
      </w:r>
      <w:proofErr w:type="spellEnd"/>
      <w:r>
        <w:t>)</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w:t>
      </w:r>
      <w:proofErr w:type="spellStart"/>
      <w:r>
        <w:t>saveimage</w:t>
      </w:r>
      <w:proofErr w:type="spellEnd"/>
      <w:r>
        <w:t>(</w:t>
      </w:r>
      <w:proofErr w:type="spellStart"/>
      <w:r>
        <w:t>imgurl</w:t>
      </w:r>
      <w:proofErr w:type="spellEnd"/>
      <w:proofErr w:type="gramStart"/>
      <w:r>
        <w:t>){</w:t>
      </w:r>
      <w:proofErr w:type="gramEnd"/>
    </w:p>
    <w:p w14:paraId="4689616F" w14:textId="77777777" w:rsidR="000930D4" w:rsidRDefault="000930D4" w:rsidP="000930D4">
      <w:pPr>
        <w:ind w:leftChars="200" w:left="420"/>
      </w:pPr>
      <w:r>
        <w:t xml:space="preserve">    </w:t>
      </w:r>
      <w:proofErr w:type="spellStart"/>
      <w:proofErr w:type="gramStart"/>
      <w:r>
        <w:t>wx.saveImageToPhotosAlbum</w:t>
      </w:r>
      <w:proofErr w:type="spellEnd"/>
      <w:proofErr w:type="gramEnd"/>
      <w:r>
        <w:t>({</w:t>
      </w:r>
    </w:p>
    <w:p w14:paraId="1F6BC1A2" w14:textId="77777777" w:rsidR="000930D4" w:rsidRDefault="000930D4" w:rsidP="000930D4">
      <w:pPr>
        <w:ind w:leftChars="200" w:left="420"/>
      </w:pPr>
      <w:r>
        <w:t xml:space="preserve">      </w:t>
      </w:r>
      <w:proofErr w:type="spellStart"/>
      <w:r>
        <w:t>filePath</w:t>
      </w:r>
      <w:proofErr w:type="spellEnd"/>
      <w:r>
        <w:t xml:space="preserve">: </w:t>
      </w:r>
      <w:proofErr w:type="spellStart"/>
      <w:r>
        <w:t>imgurl</w:t>
      </w:r>
      <w:proofErr w:type="spellEnd"/>
      <w:r>
        <w:t>,</w:t>
      </w:r>
    </w:p>
    <w:p w14:paraId="03F02352" w14:textId="77777777" w:rsidR="000930D4" w:rsidRDefault="000930D4" w:rsidP="000930D4">
      <w:pPr>
        <w:ind w:leftChars="200" w:left="420"/>
      </w:pPr>
      <w:r>
        <w:t xml:space="preserve">    </w:t>
      </w:r>
      <w:proofErr w:type="gramStart"/>
      <w:r>
        <w:t>success(</w:t>
      </w:r>
      <w:proofErr w:type="gramEnd"/>
      <w:r>
        <w:t>){</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t>
      </w:r>
      <w:proofErr w:type="spellStart"/>
      <w:proofErr w:type="gramStart"/>
      <w:r>
        <w:t>wx.showToast</w:t>
      </w:r>
      <w:proofErr w:type="spellEnd"/>
      <w:proofErr w:type="gramEnd"/>
      <w:r>
        <w: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w:t>
      </w:r>
      <w:proofErr w:type="gramStart"/>
      <w:r>
        <w:t>fail(</w:t>
      </w:r>
      <w:proofErr w:type="gramEnd"/>
      <w:r>
        <w:t>){</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86" w:name="_Toc66120244"/>
      <w:r w:rsidRPr="0011085D">
        <w:rPr>
          <w:rStyle w:val="30"/>
          <w:rFonts w:hint="eastAsia"/>
        </w:rPr>
        <w:t>页面展示设计：</w:t>
      </w:r>
      <w:bookmarkEnd w:id="186"/>
      <w:r w:rsidRPr="0011085D">
        <w:rPr>
          <w:rStyle w:val="30"/>
        </w:rPr>
        <w:br/>
      </w:r>
      <w:r>
        <w:t>&lt;view class="showed-item-container"&gt;</w:t>
      </w:r>
    </w:p>
    <w:p w14:paraId="2EE5F09A" w14:textId="77777777" w:rsidR="000930D4" w:rsidRDefault="000930D4" w:rsidP="000930D4">
      <w:pPr>
        <w:ind w:leftChars="200" w:left="420"/>
      </w:pPr>
      <w:r>
        <w:t xml:space="preserve">  &lt;view </w:t>
      </w:r>
      <w:proofErr w:type="spellStart"/>
      <w:proofErr w:type="gramStart"/>
      <w:r>
        <w:t>wx:for</w:t>
      </w:r>
      <w:proofErr w:type="spellEnd"/>
      <w:proofErr w:type="gramEnd"/>
      <w:r>
        <w:t>="{{</w:t>
      </w:r>
      <w:proofErr w:type="spellStart"/>
      <w:r>
        <w:t>albumlist</w:t>
      </w:r>
      <w:proofErr w:type="spellEnd"/>
      <w:r>
        <w:t>}}" class="showed-item"&gt;</w:t>
      </w:r>
    </w:p>
    <w:p w14:paraId="464C11F2" w14:textId="77777777" w:rsidR="000930D4" w:rsidRDefault="000930D4" w:rsidP="000930D4">
      <w:pPr>
        <w:ind w:leftChars="200" w:left="420"/>
      </w:pPr>
      <w:r>
        <w:t xml:space="preserve">          &lt;image id="{{</w:t>
      </w:r>
      <w:proofErr w:type="spellStart"/>
      <w:proofErr w:type="gramStart"/>
      <w:r>
        <w:t>item.albumid</w:t>
      </w:r>
      <w:proofErr w:type="spellEnd"/>
      <w:proofErr w:type="gramEnd"/>
      <w:r>
        <w:t xml:space="preserve">}}" </w:t>
      </w:r>
      <w:proofErr w:type="spellStart"/>
      <w:r>
        <w:t>src</w:t>
      </w:r>
      <w:proofErr w:type="spellEnd"/>
      <w:r>
        <w:t>="{{</w:t>
      </w:r>
      <w:proofErr w:type="spellStart"/>
      <w:r>
        <w:t>item.coverimagepath</w:t>
      </w:r>
      <w:proofErr w:type="spellEnd"/>
      <w:r>
        <w:t>}}" class="item-</w:t>
      </w:r>
      <w:proofErr w:type="spellStart"/>
      <w:r>
        <w:t>img</w:t>
      </w:r>
      <w:proofErr w:type="spellEnd"/>
      <w:r>
        <w:t xml:space="preserve">" </w:t>
      </w:r>
      <w:proofErr w:type="spellStart"/>
      <w:r>
        <w:t>bindtap</w:t>
      </w:r>
      <w:proofErr w:type="spellEnd"/>
      <w:r>
        <w:t>="</w:t>
      </w:r>
      <w:proofErr w:type="spellStart"/>
      <w:r>
        <w:t>openalbum</w:t>
      </w:r>
      <w:proofErr w:type="spellEnd"/>
      <w:r>
        <w:t>" mode="</w:t>
      </w:r>
      <w:proofErr w:type="spellStart"/>
      <w:r>
        <w:t>aspectFill</w:t>
      </w:r>
      <w:proofErr w:type="spellEnd"/>
      <w:r>
        <w:t>"&gt;&lt;/image&gt;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w:t>
      </w:r>
      <w:proofErr w:type="spellStart"/>
      <w:proofErr w:type="gramStart"/>
      <w:r>
        <w:t>item.albumname</w:t>
      </w:r>
      <w:proofErr w:type="spellEnd"/>
      <w:proofErr w:type="gramEnd"/>
      <w:r>
        <w:t xml:space="preserv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t>
      </w:r>
      <w:proofErr w:type="spellStart"/>
      <w:proofErr w:type="gramStart"/>
      <w:r>
        <w:t>wx:for</w:t>
      </w:r>
      <w:proofErr w:type="spellEnd"/>
      <w:proofErr w:type="gramEnd"/>
      <w:r>
        <w:t>="{{</w:t>
      </w:r>
      <w:proofErr w:type="spellStart"/>
      <w:r>
        <w:t>locationlist</w:t>
      </w:r>
      <w:proofErr w:type="spellEnd"/>
      <w:r>
        <w:t>}}" class="showed-item"&gt;</w:t>
      </w:r>
    </w:p>
    <w:p w14:paraId="2A38C14C" w14:textId="77777777" w:rsidR="000930D4" w:rsidRDefault="000930D4" w:rsidP="000930D4">
      <w:pPr>
        <w:ind w:leftChars="200" w:left="420"/>
      </w:pPr>
      <w:r>
        <w:t xml:space="preserve">          &lt;image id="{{</w:t>
      </w:r>
      <w:proofErr w:type="spellStart"/>
      <w:proofErr w:type="gramStart"/>
      <w:r>
        <w:t>item.location</w:t>
      </w:r>
      <w:proofErr w:type="spellEnd"/>
      <w:proofErr w:type="gramEnd"/>
      <w:r>
        <w:t>}}"  mode="</w:t>
      </w:r>
      <w:proofErr w:type="spellStart"/>
      <w:r>
        <w:t>aspectFill</w:t>
      </w:r>
      <w:proofErr w:type="spellEnd"/>
      <w:r>
        <w:t xml:space="preserve">"  </w:t>
      </w:r>
      <w:proofErr w:type="spellStart"/>
      <w:r>
        <w:t>src</w:t>
      </w:r>
      <w:proofErr w:type="spellEnd"/>
      <w:r>
        <w:t>="{{</w:t>
      </w:r>
      <w:proofErr w:type="spellStart"/>
      <w:r>
        <w:t>item.path</w:t>
      </w:r>
      <w:proofErr w:type="spellEnd"/>
      <w:r>
        <w:t>}}" class="item-</w:t>
      </w:r>
      <w:proofErr w:type="spellStart"/>
      <w:r>
        <w:t>img</w:t>
      </w:r>
      <w:proofErr w:type="spellEnd"/>
      <w:r>
        <w:t xml:space="preserve">" </w:t>
      </w:r>
      <w:proofErr w:type="spellStart"/>
      <w:r>
        <w:t>bindtap</w:t>
      </w:r>
      <w:proofErr w:type="spellEnd"/>
      <w:r>
        <w:t>="</w:t>
      </w:r>
      <w:proofErr w:type="spellStart"/>
      <w:r>
        <w:t>openlocation</w:t>
      </w:r>
      <w:proofErr w:type="spellEnd"/>
      <w:r>
        <w:t>"&gt;&lt;/image&gt;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w:t>
      </w:r>
      <w:proofErr w:type="spellStart"/>
      <w:proofErr w:type="gramStart"/>
      <w:r>
        <w:t>item.location</w:t>
      </w:r>
      <w:proofErr w:type="spellEnd"/>
      <w:proofErr w:type="gramEnd"/>
      <w:r>
        <w:t xml:space="preserve">}}&lt;/text&gt;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87" w:name="_Toc66120245"/>
      <w:r w:rsidRPr="0011085D">
        <w:rPr>
          <w:rFonts w:hint="eastAsia"/>
        </w:rPr>
        <w:lastRenderedPageBreak/>
        <w:t>附录二</w:t>
      </w:r>
      <w:r w:rsidRPr="0011085D">
        <w:rPr>
          <w:rFonts w:hint="eastAsia"/>
        </w:rPr>
        <w:t>.</w:t>
      </w:r>
      <w:r w:rsidRPr="0011085D">
        <w:rPr>
          <w:rFonts w:hint="eastAsia"/>
        </w:rPr>
        <w:t>后端代码</w:t>
      </w:r>
      <w:bookmarkEnd w:id="187"/>
    </w:p>
    <w:p w14:paraId="38FBDFAD" w14:textId="77777777" w:rsidR="0011085D" w:rsidRDefault="00640339" w:rsidP="0011085D">
      <w:pPr>
        <w:pStyle w:val="3"/>
      </w:pPr>
      <w:bookmarkStart w:id="188" w:name="_Toc66120246"/>
      <w:proofErr w:type="spellStart"/>
      <w:r>
        <w:rPr>
          <w:rFonts w:hint="eastAsia"/>
        </w:rPr>
        <w:t>Get</w:t>
      </w:r>
      <w:r>
        <w:t>C</w:t>
      </w:r>
      <w:r>
        <w:rPr>
          <w:rFonts w:hint="eastAsia"/>
        </w:rPr>
        <w:t>ontroller</w:t>
      </w:r>
      <w:bookmarkEnd w:id="188"/>
      <w:proofErr w:type="spellEnd"/>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 xml:space="preserve">public class </w:t>
      </w:r>
      <w:proofErr w:type="spellStart"/>
      <w:r>
        <w:t>GetController</w:t>
      </w:r>
      <w:proofErr w:type="spellEnd"/>
      <w:r>
        <w:t xml:space="preserve">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w:t>
      </w:r>
      <w:proofErr w:type="spellStart"/>
      <w:r>
        <w:t>GetService</w:t>
      </w:r>
      <w:proofErr w:type="spellEnd"/>
      <w:r>
        <w:t xml:space="preserve"> </w:t>
      </w:r>
      <w:proofErr w:type="spellStart"/>
      <w:r>
        <w:t>getService</w:t>
      </w:r>
      <w:proofErr w:type="spellEnd"/>
      <w:r>
        <w:t>;</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w:t>
      </w:r>
      <w:proofErr w:type="spellStart"/>
      <w:proofErr w:type="gramStart"/>
      <w:r>
        <w:t>GetMapping</w:t>
      </w:r>
      <w:proofErr w:type="spellEnd"/>
      <w:r>
        <w:t>(</w:t>
      </w:r>
      <w:proofErr w:type="gramEnd"/>
      <w:r>
        <w:t>value = "/</w:t>
      </w:r>
      <w:proofErr w:type="spellStart"/>
      <w:r>
        <w:t>OpenId</w:t>
      </w:r>
      <w:proofErr w:type="spellEnd"/>
      <w:r>
        <w:t>")</w:t>
      </w:r>
    </w:p>
    <w:p w14:paraId="302E5AB8" w14:textId="77777777" w:rsidR="0011085D" w:rsidRDefault="0011085D" w:rsidP="0011085D">
      <w:pPr>
        <w:ind w:leftChars="200" w:left="420"/>
      </w:pPr>
      <w:r>
        <w:t xml:space="preserve">    public String </w:t>
      </w:r>
      <w:proofErr w:type="spellStart"/>
      <w:proofErr w:type="gramStart"/>
      <w:r>
        <w:t>GetOpenId</w:t>
      </w:r>
      <w:proofErr w:type="spellEnd"/>
      <w:r>
        <w:t>(</w:t>
      </w:r>
      <w:proofErr w:type="gramEnd"/>
      <w:r>
        <w:t>@</w:t>
      </w:r>
      <w:proofErr w:type="spellStart"/>
      <w:r>
        <w:t>RequestParam</w:t>
      </w:r>
      <w:proofErr w:type="spellEnd"/>
      <w:r>
        <w:t>(value = "code") String code) throws Exception {</w:t>
      </w:r>
    </w:p>
    <w:p w14:paraId="7D5B0C06" w14:textId="77777777" w:rsidR="0011085D" w:rsidRDefault="0011085D" w:rsidP="0011085D">
      <w:pPr>
        <w:ind w:leftChars="200" w:left="420"/>
      </w:pPr>
      <w:r>
        <w:t xml:space="preserve">        </w:t>
      </w:r>
      <w:proofErr w:type="spellStart"/>
      <w:r>
        <w:t>System.out.println</w:t>
      </w:r>
      <w:proofErr w:type="spellEnd"/>
      <w:r>
        <w:t>("code:"+code);</w:t>
      </w:r>
    </w:p>
    <w:p w14:paraId="28E93173" w14:textId="77777777" w:rsidR="0011085D" w:rsidRDefault="0011085D" w:rsidP="0011085D">
      <w:pPr>
        <w:ind w:leftChars="200" w:left="420"/>
      </w:pPr>
      <w:r>
        <w:t xml:space="preserve">        String </w:t>
      </w:r>
      <w:proofErr w:type="spellStart"/>
      <w:r>
        <w:t>appid</w:t>
      </w:r>
      <w:proofErr w:type="spellEnd"/>
      <w:r>
        <w:t>="wx5d6a6caf7c8b5b67";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w:t>
      </w:r>
      <w:proofErr w:type="spellStart"/>
      <w:r>
        <w:t>url</w:t>
      </w:r>
      <w:proofErr w:type="spellEnd"/>
      <w:r>
        <w:t xml:space="preserve">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r>
      <w:proofErr w:type="spellStart"/>
      <w:r>
        <w:t>js_code</w:t>
      </w:r>
      <w:proofErr w:type="spellEnd"/>
      <w:r>
        <w:t>={code}&amp;</w:t>
      </w:r>
      <w:proofErr w:type="spellStart"/>
      <w:r>
        <w:t>grant_type</w:t>
      </w:r>
      <w:proofErr w:type="spellEnd"/>
      <w:r>
        <w:t>=</w:t>
      </w:r>
      <w:proofErr w:type="spellStart"/>
      <w:r>
        <w:t>authorization_code</w:t>
      </w:r>
      <w:proofErr w:type="spellEnd"/>
      <w:r>
        <w:t>";</w:t>
      </w:r>
    </w:p>
    <w:p w14:paraId="37071D84" w14:textId="77777777" w:rsidR="0011085D" w:rsidRDefault="0011085D" w:rsidP="0011085D">
      <w:pPr>
        <w:ind w:leftChars="200" w:left="420"/>
      </w:pPr>
      <w:r>
        <w:t xml:space="preserve">        </w:t>
      </w:r>
      <w:proofErr w:type="spellStart"/>
      <w:r>
        <w:t>RestTemplate</w:t>
      </w:r>
      <w:proofErr w:type="spellEnd"/>
      <w:r>
        <w:t xml:space="preserve"> </w:t>
      </w:r>
      <w:proofErr w:type="spellStart"/>
      <w:r>
        <w:t>restTemplate</w:t>
      </w:r>
      <w:proofErr w:type="spellEnd"/>
      <w:r>
        <w:t xml:space="preserve"> = new </w:t>
      </w:r>
      <w:proofErr w:type="spellStart"/>
      <w:proofErr w:type="gramStart"/>
      <w:r>
        <w:t>RestTemplate</w:t>
      </w:r>
      <w:proofErr w:type="spellEnd"/>
      <w:r>
        <w:t>(</w:t>
      </w:r>
      <w:proofErr w:type="gramEnd"/>
      <w:r>
        <w:t>);</w:t>
      </w:r>
    </w:p>
    <w:p w14:paraId="2704283F" w14:textId="77777777" w:rsidR="0011085D" w:rsidRDefault="0011085D" w:rsidP="0011085D">
      <w:pPr>
        <w:ind w:leftChars="200" w:left="420"/>
      </w:pPr>
      <w:r>
        <w:t xml:space="preserve">        Map&lt;</w:t>
      </w:r>
      <w:proofErr w:type="spellStart"/>
      <w:proofErr w:type="gramStart"/>
      <w:r>
        <w:t>String,String</w:t>
      </w:r>
      <w:proofErr w:type="spellEnd"/>
      <w:proofErr w:type="gramEnd"/>
      <w:r>
        <w:t>&gt; map = new HashMap&lt;</w:t>
      </w:r>
      <w:proofErr w:type="spellStart"/>
      <w:r>
        <w:t>String,String</w:t>
      </w:r>
      <w:proofErr w:type="spellEnd"/>
      <w:r>
        <w:t>&gt;();</w:t>
      </w:r>
    </w:p>
    <w:p w14:paraId="6588C3D0" w14:textId="77777777" w:rsidR="0011085D" w:rsidRDefault="0011085D" w:rsidP="0011085D">
      <w:pPr>
        <w:ind w:leftChars="200" w:left="420"/>
      </w:pPr>
      <w:r>
        <w:t xml:space="preserve">        </w:t>
      </w:r>
      <w:proofErr w:type="spellStart"/>
      <w:r>
        <w:t>map.put</w:t>
      </w:r>
      <w:proofErr w:type="spellEnd"/>
      <w:r>
        <w:t>("</w:t>
      </w:r>
      <w:proofErr w:type="spellStart"/>
      <w:r>
        <w:t>appid</w:t>
      </w:r>
      <w:proofErr w:type="spellEnd"/>
      <w:proofErr w:type="gramStart"/>
      <w:r>
        <w:t>",</w:t>
      </w:r>
      <w:proofErr w:type="spellStart"/>
      <w:r>
        <w:t>appid</w:t>
      </w:r>
      <w:proofErr w:type="spellEnd"/>
      <w:proofErr w:type="gramEnd"/>
      <w:r>
        <w:t>);</w:t>
      </w:r>
    </w:p>
    <w:p w14:paraId="4ACCF4FA" w14:textId="77777777" w:rsidR="0011085D" w:rsidRDefault="0011085D" w:rsidP="0011085D">
      <w:pPr>
        <w:ind w:leftChars="200" w:left="420"/>
      </w:pPr>
      <w:r>
        <w:t xml:space="preserve">        </w:t>
      </w:r>
      <w:proofErr w:type="spellStart"/>
      <w:r>
        <w:t>map.put</w:t>
      </w:r>
      <w:proofErr w:type="spellEnd"/>
      <w:r>
        <w:t>("</w:t>
      </w:r>
      <w:proofErr w:type="spellStart"/>
      <w:r>
        <w:t>secret</w:t>
      </w:r>
      <w:proofErr w:type="gramStart"/>
      <w:r>
        <w:t>",secret</w:t>
      </w:r>
      <w:proofErr w:type="spellEnd"/>
      <w:proofErr w:type="gramEnd"/>
      <w:r>
        <w:t>);</w:t>
      </w:r>
    </w:p>
    <w:p w14:paraId="33DF02AC" w14:textId="77777777" w:rsidR="0011085D" w:rsidRDefault="0011085D" w:rsidP="0011085D">
      <w:pPr>
        <w:ind w:leftChars="200" w:left="420"/>
      </w:pPr>
      <w:r>
        <w:t xml:space="preserve">        </w:t>
      </w:r>
      <w:proofErr w:type="spellStart"/>
      <w:r>
        <w:t>map.put</w:t>
      </w:r>
      <w:proofErr w:type="spellEnd"/>
      <w:r>
        <w:t>("</w:t>
      </w:r>
      <w:proofErr w:type="spellStart"/>
      <w:r>
        <w:t>code</w:t>
      </w:r>
      <w:proofErr w:type="gramStart"/>
      <w:r>
        <w:t>",code</w:t>
      </w:r>
      <w:proofErr w:type="spellEnd"/>
      <w:proofErr w:type="gramEnd"/>
      <w:r>
        <w:t>);</w:t>
      </w:r>
    </w:p>
    <w:p w14:paraId="0D7650E3" w14:textId="77777777" w:rsidR="0011085D" w:rsidRDefault="0011085D" w:rsidP="0011085D">
      <w:pPr>
        <w:ind w:leftChars="200" w:left="420"/>
      </w:pPr>
      <w:r>
        <w:t xml:space="preserve">            String res = </w:t>
      </w:r>
      <w:proofErr w:type="spellStart"/>
      <w:r>
        <w:t>restTemplate.getForObject</w:t>
      </w:r>
      <w:proofErr w:type="spellEnd"/>
      <w:r>
        <w:t>(</w:t>
      </w:r>
      <w:proofErr w:type="spellStart"/>
      <w:proofErr w:type="gramStart"/>
      <w:r>
        <w:t>url,String.class</w:t>
      </w:r>
      <w:proofErr w:type="gramEnd"/>
      <w:r>
        <w:t>,map</w:t>
      </w:r>
      <w:proofErr w:type="spellEnd"/>
      <w:r>
        <w:t>);</w:t>
      </w:r>
    </w:p>
    <w:p w14:paraId="0F09C41F" w14:textId="77777777" w:rsidR="0011085D" w:rsidRDefault="0011085D" w:rsidP="0011085D">
      <w:pPr>
        <w:ind w:leftChars="200" w:left="420"/>
      </w:pPr>
      <w:r>
        <w:t xml:space="preserve">        </w:t>
      </w:r>
      <w:proofErr w:type="spellStart"/>
      <w:r>
        <w:t>System.out.println</w:t>
      </w:r>
      <w:proofErr w:type="spellEnd"/>
      <w:r>
        <w:t>(res);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w:t>
      </w:r>
      <w:proofErr w:type="gramStart"/>
      <w:r>
        <w:t>GetMapping(</w:t>
      </w:r>
      <w:proofErr w:type="gramEnd"/>
      <w:r>
        <w:t>value = "/User")</w:t>
      </w:r>
    </w:p>
    <w:p w14:paraId="22ADB6E4" w14:textId="77777777" w:rsidR="0011085D" w:rsidRDefault="0011085D" w:rsidP="0011085D">
      <w:pPr>
        <w:ind w:leftChars="200" w:left="420"/>
      </w:pPr>
      <w:r>
        <w:t xml:space="preserve">    public User </w:t>
      </w:r>
      <w:proofErr w:type="spellStart"/>
      <w:proofErr w:type="gramStart"/>
      <w:r>
        <w:t>GetUser</w:t>
      </w:r>
      <w:proofErr w:type="spellEnd"/>
      <w:r>
        <w:t>(</w:t>
      </w:r>
      <w:proofErr w:type="gramEnd"/>
      <w:r>
        <w:t>@</w:t>
      </w:r>
      <w:proofErr w:type="spellStart"/>
      <w:r>
        <w:t>RequestParam</w:t>
      </w:r>
      <w:proofErr w:type="spellEnd"/>
      <w:r>
        <w:t>(value = "</w:t>
      </w:r>
      <w:proofErr w:type="spellStart"/>
      <w:r>
        <w:t>openid</w:t>
      </w:r>
      <w:proofErr w:type="spellEnd"/>
      <w:r>
        <w:t xml:space="preserve">") String </w:t>
      </w:r>
      <w:proofErr w:type="spellStart"/>
      <w:r>
        <w:t>openid</w:t>
      </w:r>
      <w:proofErr w:type="spellEnd"/>
      <w:r>
        <w:t>) throws Exception {</w:t>
      </w:r>
    </w:p>
    <w:p w14:paraId="7D4E16E6"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用户查询中</w:t>
      </w:r>
      <w:r>
        <w:rPr>
          <w:rFonts w:hint="eastAsia"/>
        </w:rPr>
        <w:t>");</w:t>
      </w:r>
    </w:p>
    <w:p w14:paraId="37D18019" w14:textId="77777777" w:rsidR="0011085D" w:rsidRDefault="0011085D" w:rsidP="0011085D">
      <w:pPr>
        <w:ind w:leftChars="200" w:left="420"/>
      </w:pPr>
      <w:r>
        <w:t xml:space="preserve">        return </w:t>
      </w:r>
      <w:proofErr w:type="spellStart"/>
      <w:r>
        <w:t>getService.getuser</w:t>
      </w:r>
      <w:proofErr w:type="spellEnd"/>
      <w:r>
        <w:t>(</w:t>
      </w:r>
      <w:proofErr w:type="spellStart"/>
      <w:r>
        <w:t>openid</w:t>
      </w:r>
      <w:proofErr w:type="spellEnd"/>
      <w:r>
        <w:t>);</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w:t>
      </w:r>
      <w:proofErr w:type="spellStart"/>
      <w:proofErr w:type="gramStart"/>
      <w:r>
        <w:t>GetAlbums</w:t>
      </w:r>
      <w:proofErr w:type="spellEnd"/>
      <w:r>
        <w:t>(</w:t>
      </w:r>
      <w:proofErr w:type="gramEnd"/>
      <w:r>
        <w:t>@</w:t>
      </w:r>
      <w:proofErr w:type="spellStart"/>
      <w:r>
        <w:t>RequestParam</w:t>
      </w:r>
      <w:proofErr w:type="spellEnd"/>
      <w:r>
        <w:t>(value = "</w:t>
      </w:r>
      <w:proofErr w:type="spellStart"/>
      <w:r>
        <w:t>userid</w:t>
      </w:r>
      <w:proofErr w:type="spellEnd"/>
      <w:r>
        <w:t xml:space="preserve">") String </w:t>
      </w:r>
      <w:proofErr w:type="spellStart"/>
      <w:r>
        <w:t>userid</w:t>
      </w:r>
      <w:proofErr w:type="spellEnd"/>
      <w:r>
        <w:t xml:space="preserve">) throws </w:t>
      </w:r>
      <w:r>
        <w:tab/>
        <w:t>Exception {</w:t>
      </w:r>
    </w:p>
    <w:p w14:paraId="365D5A37"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用户相册查询中</w:t>
      </w:r>
      <w:r>
        <w:rPr>
          <w:rFonts w:hint="eastAsia"/>
        </w:rPr>
        <w:t>");</w:t>
      </w:r>
    </w:p>
    <w:p w14:paraId="365AC028" w14:textId="77777777" w:rsidR="0011085D" w:rsidRDefault="0011085D" w:rsidP="0011085D">
      <w:pPr>
        <w:ind w:leftChars="200" w:left="420"/>
      </w:pPr>
      <w:r>
        <w:t xml:space="preserve">        return </w:t>
      </w:r>
      <w:proofErr w:type="spellStart"/>
      <w:r>
        <w:t>getService.getablums</w:t>
      </w:r>
      <w:proofErr w:type="spellEnd"/>
      <w:r>
        <w:t>(</w:t>
      </w:r>
      <w:proofErr w:type="spellStart"/>
      <w:r>
        <w:t>userid</w:t>
      </w:r>
      <w:proofErr w:type="spellEnd"/>
      <w:r>
        <w:t>);</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w:t>
      </w:r>
      <w:proofErr w:type="spellStart"/>
      <w:proofErr w:type="gramStart"/>
      <w:r>
        <w:t>GetShareAlbum</w:t>
      </w:r>
      <w:proofErr w:type="spellEnd"/>
      <w:r>
        <w:t>(</w:t>
      </w:r>
      <w:proofErr w:type="gramEnd"/>
      <w:r>
        <w:t>) throws Exception {</w:t>
      </w:r>
    </w:p>
    <w:p w14:paraId="5ED34D7C"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共享相册查询中</w:t>
      </w:r>
      <w:r>
        <w:rPr>
          <w:rFonts w:hint="eastAsia"/>
        </w:rPr>
        <w:t>");</w:t>
      </w:r>
    </w:p>
    <w:p w14:paraId="6B5089D3" w14:textId="77777777" w:rsidR="0011085D" w:rsidRDefault="0011085D" w:rsidP="0011085D">
      <w:pPr>
        <w:ind w:leftChars="200" w:left="420"/>
      </w:pPr>
      <w:r>
        <w:t xml:space="preserve">        return </w:t>
      </w:r>
      <w:proofErr w:type="spellStart"/>
      <w:r>
        <w:t>getService.getshareablum</w:t>
      </w:r>
      <w:proofErr w:type="spellEnd"/>
      <w:r>
        <w:t>();</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w:t>
      </w:r>
      <w:proofErr w:type="spellStart"/>
      <w:proofErr w:type="gramStart"/>
      <w:r>
        <w:t>GetAlbum</w:t>
      </w:r>
      <w:proofErr w:type="spellEnd"/>
      <w:r>
        <w:t>(</w:t>
      </w:r>
      <w:proofErr w:type="gramEnd"/>
      <w:r>
        <w:t>@</w:t>
      </w:r>
      <w:proofErr w:type="spellStart"/>
      <w:r>
        <w:t>RequestParam</w:t>
      </w:r>
      <w:proofErr w:type="spellEnd"/>
      <w:r>
        <w:t>(value = "</w:t>
      </w:r>
      <w:proofErr w:type="spellStart"/>
      <w:r>
        <w:t>albumid</w:t>
      </w:r>
      <w:proofErr w:type="spellEnd"/>
      <w:r>
        <w:t xml:space="preserve">") String </w:t>
      </w:r>
      <w:proofErr w:type="spellStart"/>
      <w:r>
        <w:t>albumid</w:t>
      </w:r>
      <w:proofErr w:type="spellEnd"/>
      <w:r>
        <w:t xml:space="preserve">) throws </w:t>
      </w:r>
      <w:r>
        <w:tab/>
        <w:t>Exception {</w:t>
      </w:r>
    </w:p>
    <w:p w14:paraId="22A18AFB"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相册查询中</w:t>
      </w:r>
      <w:r>
        <w:rPr>
          <w:rFonts w:hint="eastAsia"/>
        </w:rPr>
        <w:t>");</w:t>
      </w:r>
    </w:p>
    <w:p w14:paraId="2A5D7AC1" w14:textId="77777777" w:rsidR="0011085D" w:rsidRDefault="0011085D" w:rsidP="0011085D">
      <w:pPr>
        <w:ind w:leftChars="200" w:left="420"/>
      </w:pPr>
      <w:r>
        <w:t xml:space="preserve">        return </w:t>
      </w:r>
      <w:proofErr w:type="spellStart"/>
      <w:r>
        <w:t>getService.getablum</w:t>
      </w:r>
      <w:proofErr w:type="spellEnd"/>
      <w:r>
        <w:t>(</w:t>
      </w:r>
      <w:proofErr w:type="spellStart"/>
      <w:r>
        <w:t>albumid</w:t>
      </w:r>
      <w:proofErr w:type="spellEnd"/>
      <w:r>
        <w:t>);</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w:t>
      </w:r>
      <w:proofErr w:type="gramStart"/>
      <w:r>
        <w:t>GetMapping(</w:t>
      </w:r>
      <w:proofErr w:type="gramEnd"/>
      <w:r>
        <w:t>value = "/Images")</w:t>
      </w:r>
    </w:p>
    <w:p w14:paraId="1D3BC586" w14:textId="77777777" w:rsidR="0011085D" w:rsidRDefault="0011085D" w:rsidP="0011085D">
      <w:pPr>
        <w:ind w:leftChars="200" w:left="420"/>
      </w:pPr>
      <w:r>
        <w:t xml:space="preserve">    public List&lt;Image&gt; </w:t>
      </w:r>
      <w:proofErr w:type="spellStart"/>
      <w:proofErr w:type="gramStart"/>
      <w:r>
        <w:t>GetImages</w:t>
      </w:r>
      <w:proofErr w:type="spellEnd"/>
      <w:r>
        <w:t>(</w:t>
      </w:r>
      <w:proofErr w:type="gramEnd"/>
      <w:r>
        <w:t>@</w:t>
      </w:r>
      <w:proofErr w:type="spellStart"/>
      <w:r>
        <w:t>RequestParam</w:t>
      </w:r>
      <w:proofErr w:type="spellEnd"/>
      <w:r>
        <w:t>(value = "</w:t>
      </w:r>
      <w:proofErr w:type="spellStart"/>
      <w:r>
        <w:t>albumid</w:t>
      </w:r>
      <w:proofErr w:type="spellEnd"/>
      <w:r>
        <w:t xml:space="preserve">") String </w:t>
      </w:r>
      <w:proofErr w:type="spellStart"/>
      <w:r>
        <w:t>albumid</w:t>
      </w:r>
      <w:proofErr w:type="spellEnd"/>
      <w:r>
        <w:t xml:space="preserve">) </w:t>
      </w:r>
      <w:r>
        <w:tab/>
        <w:t>throws Exception {</w:t>
      </w:r>
    </w:p>
    <w:p w14:paraId="1915716F"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相册图片查询中</w:t>
      </w:r>
      <w:r>
        <w:rPr>
          <w:rFonts w:hint="eastAsia"/>
        </w:rPr>
        <w:t>");</w:t>
      </w:r>
    </w:p>
    <w:p w14:paraId="66AD7B4D" w14:textId="77777777" w:rsidR="0011085D" w:rsidRDefault="0011085D" w:rsidP="0011085D">
      <w:pPr>
        <w:ind w:leftChars="200" w:left="420"/>
      </w:pPr>
      <w:r>
        <w:t xml:space="preserve">        return </w:t>
      </w:r>
      <w:proofErr w:type="spellStart"/>
      <w:r>
        <w:t>getService.getimages</w:t>
      </w:r>
      <w:proofErr w:type="spellEnd"/>
      <w:r>
        <w:t>(</w:t>
      </w:r>
      <w:proofErr w:type="spellStart"/>
      <w:r>
        <w:t>albumid</w:t>
      </w:r>
      <w:proofErr w:type="spellEnd"/>
      <w:r>
        <w:t>);</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w:t>
      </w:r>
      <w:proofErr w:type="gramStart"/>
      <w:r>
        <w:t>GetMapping(</w:t>
      </w:r>
      <w:proofErr w:type="gramEnd"/>
      <w:r>
        <w:t>value = "/Image")</w:t>
      </w:r>
    </w:p>
    <w:p w14:paraId="26358CB9" w14:textId="77777777" w:rsidR="0011085D" w:rsidRDefault="0011085D" w:rsidP="0011085D">
      <w:pPr>
        <w:ind w:leftChars="200" w:left="420"/>
      </w:pPr>
      <w:r>
        <w:t xml:space="preserve">    public Image </w:t>
      </w:r>
      <w:proofErr w:type="spellStart"/>
      <w:proofErr w:type="gramStart"/>
      <w:r>
        <w:t>GetImage</w:t>
      </w:r>
      <w:proofErr w:type="spellEnd"/>
      <w:r>
        <w:t>(</w:t>
      </w:r>
      <w:proofErr w:type="gramEnd"/>
      <w:r>
        <w:t>@</w:t>
      </w:r>
      <w:proofErr w:type="spellStart"/>
      <w:r>
        <w:t>RequestParam</w:t>
      </w:r>
      <w:proofErr w:type="spellEnd"/>
      <w:r>
        <w:t>(value = "</w:t>
      </w:r>
      <w:proofErr w:type="spellStart"/>
      <w:r>
        <w:t>imageid</w:t>
      </w:r>
      <w:proofErr w:type="spellEnd"/>
      <w:r>
        <w:t xml:space="preserve">") String </w:t>
      </w:r>
      <w:proofErr w:type="spellStart"/>
      <w:r>
        <w:t>imageid</w:t>
      </w:r>
      <w:proofErr w:type="spellEnd"/>
      <w:r>
        <w:t xml:space="preserve">) throws </w:t>
      </w:r>
      <w:r>
        <w:tab/>
        <w:t>Exception {</w:t>
      </w:r>
    </w:p>
    <w:p w14:paraId="6F646F31"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图片查询中</w:t>
      </w:r>
      <w:r>
        <w:rPr>
          <w:rFonts w:hint="eastAsia"/>
        </w:rPr>
        <w:t>");</w:t>
      </w:r>
    </w:p>
    <w:p w14:paraId="7B0AB0C5" w14:textId="77777777" w:rsidR="0011085D" w:rsidRDefault="0011085D" w:rsidP="0011085D">
      <w:pPr>
        <w:ind w:leftChars="200" w:left="420"/>
      </w:pPr>
      <w:r>
        <w:t xml:space="preserve">        return </w:t>
      </w:r>
      <w:proofErr w:type="spellStart"/>
      <w:r>
        <w:t>getService.getimage</w:t>
      </w:r>
      <w:proofErr w:type="spellEnd"/>
      <w:r>
        <w:t>(</w:t>
      </w:r>
      <w:proofErr w:type="spellStart"/>
      <w:r>
        <w:t>imageid</w:t>
      </w:r>
      <w:proofErr w:type="spellEnd"/>
      <w:r>
        <w:t>);</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w:t>
      </w:r>
      <w:proofErr w:type="gramStart"/>
      <w:r>
        <w:t>GetMapping(</w:t>
      </w:r>
      <w:proofErr w:type="gramEnd"/>
      <w:r>
        <w:t>value = "/Search")</w:t>
      </w:r>
    </w:p>
    <w:p w14:paraId="441E82D1" w14:textId="77777777" w:rsidR="0011085D" w:rsidRDefault="0011085D" w:rsidP="0011085D">
      <w:pPr>
        <w:ind w:leftChars="200" w:left="420"/>
      </w:pPr>
      <w:r>
        <w:t xml:space="preserve">    public List&lt;Image&gt; </w:t>
      </w:r>
      <w:proofErr w:type="gramStart"/>
      <w:r>
        <w:t>Search(</w:t>
      </w:r>
      <w:proofErr w:type="gramEnd"/>
      <w:r>
        <w:t>@RequestParam(value = "label") String label,</w:t>
      </w:r>
    </w:p>
    <w:p w14:paraId="618D70ED" w14:textId="77777777" w:rsidR="0011085D" w:rsidRDefault="0011085D" w:rsidP="0011085D">
      <w:pPr>
        <w:ind w:leftChars="200" w:left="420"/>
      </w:pPr>
      <w:r>
        <w:t xml:space="preserve">                              @</w:t>
      </w:r>
      <w:proofErr w:type="gramStart"/>
      <w:r>
        <w:t>RequestParam(</w:t>
      </w:r>
      <w:proofErr w:type="gramEnd"/>
      <w:r>
        <w:t>value = "ai") String ai,</w:t>
      </w:r>
    </w:p>
    <w:p w14:paraId="0A322E9C" w14:textId="77777777" w:rsidR="0011085D" w:rsidRDefault="0011085D" w:rsidP="0011085D">
      <w:pPr>
        <w:ind w:leftChars="200" w:left="420"/>
      </w:pPr>
      <w:r>
        <w:t xml:space="preserve">                              @</w:t>
      </w:r>
      <w:proofErr w:type="gramStart"/>
      <w:r>
        <w:t>RequestParam(</w:t>
      </w:r>
      <w:proofErr w:type="gramEnd"/>
      <w:r>
        <w:t>value = "location") String location,</w:t>
      </w:r>
    </w:p>
    <w:p w14:paraId="4232C979" w14:textId="77777777" w:rsidR="0011085D" w:rsidRDefault="0011085D" w:rsidP="0011085D">
      <w:pPr>
        <w:ind w:leftChars="200" w:left="420"/>
      </w:pPr>
      <w:r>
        <w:t xml:space="preserve">                              @</w:t>
      </w:r>
      <w:proofErr w:type="spellStart"/>
      <w:proofErr w:type="gramStart"/>
      <w:r>
        <w:t>RequestParam</w:t>
      </w:r>
      <w:proofErr w:type="spellEnd"/>
      <w:r>
        <w:t>(</w:t>
      </w:r>
      <w:proofErr w:type="gramEnd"/>
      <w:r>
        <w:t>value = "</w:t>
      </w:r>
      <w:proofErr w:type="spellStart"/>
      <w:r>
        <w:t>userid</w:t>
      </w:r>
      <w:proofErr w:type="spellEnd"/>
      <w:r>
        <w:t xml:space="preserve">") String </w:t>
      </w:r>
      <w:proofErr w:type="spellStart"/>
      <w:r>
        <w:t>userid</w:t>
      </w:r>
      <w:proofErr w:type="spellEnd"/>
      <w:r>
        <w:t xml:space="preserve">) throws </w:t>
      </w:r>
      <w:r>
        <w:tab/>
        <w:t>Exception {</w:t>
      </w:r>
    </w:p>
    <w:p w14:paraId="316806A4"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搜索中</w:t>
      </w:r>
      <w:r>
        <w:rPr>
          <w:rFonts w:hint="eastAsia"/>
        </w:rPr>
        <w:t>"+</w:t>
      </w:r>
      <w:proofErr w:type="spellStart"/>
      <w:r>
        <w:rPr>
          <w:rFonts w:hint="eastAsia"/>
        </w:rPr>
        <w:t>label+ai+location</w:t>
      </w:r>
      <w:proofErr w:type="spellEnd"/>
      <w:r>
        <w:rPr>
          <w:rFonts w:hint="eastAsia"/>
        </w:rPr>
        <w:t xml:space="preserve"> +</w:t>
      </w:r>
      <w:proofErr w:type="spellStart"/>
      <w:r>
        <w:rPr>
          <w:rFonts w:hint="eastAsia"/>
        </w:rPr>
        <w:t>userid</w:t>
      </w:r>
      <w:proofErr w:type="spellEnd"/>
      <w:r>
        <w:rPr>
          <w:rFonts w:hint="eastAsia"/>
        </w:rPr>
        <w:t>);</w:t>
      </w:r>
    </w:p>
    <w:p w14:paraId="7ED399B1" w14:textId="77777777" w:rsidR="0011085D" w:rsidRDefault="0011085D" w:rsidP="0011085D">
      <w:pPr>
        <w:ind w:leftChars="200" w:left="420"/>
      </w:pPr>
      <w:r>
        <w:t xml:space="preserve">        return </w:t>
      </w:r>
      <w:proofErr w:type="spellStart"/>
      <w:r>
        <w:t>getService.search</w:t>
      </w:r>
      <w:proofErr w:type="spellEnd"/>
      <w:r>
        <w:t>(</w:t>
      </w:r>
      <w:proofErr w:type="spellStart"/>
      <w:proofErr w:type="gramStart"/>
      <w:r>
        <w:t>label,ai</w:t>
      </w:r>
      <w:proofErr w:type="gramEnd"/>
      <w:r>
        <w:t>,location,userid</w:t>
      </w:r>
      <w:proofErr w:type="spellEnd"/>
      <w:r>
        <w:t>);</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w:t>
      </w:r>
      <w:proofErr w:type="spellStart"/>
      <w:proofErr w:type="gramStart"/>
      <w:r>
        <w:t>GetMapping</w:t>
      </w:r>
      <w:proofErr w:type="spellEnd"/>
      <w:r>
        <w:t>(</w:t>
      </w:r>
      <w:proofErr w:type="gramEnd"/>
      <w:r>
        <w:t>value = "/</w:t>
      </w:r>
      <w:proofErr w:type="spellStart"/>
      <w:r>
        <w:t>ImagesByLocation</w:t>
      </w:r>
      <w:proofErr w:type="spellEnd"/>
      <w:r>
        <w:t>")</w:t>
      </w:r>
    </w:p>
    <w:p w14:paraId="4F514E75" w14:textId="77777777" w:rsidR="0011085D" w:rsidRDefault="0011085D" w:rsidP="0011085D">
      <w:pPr>
        <w:ind w:leftChars="200" w:left="420"/>
      </w:pPr>
      <w:r>
        <w:t xml:space="preserve">    public List&lt;Image&gt; </w:t>
      </w:r>
      <w:proofErr w:type="spellStart"/>
      <w:proofErr w:type="gramStart"/>
      <w:r>
        <w:t>GetImagesByLocation</w:t>
      </w:r>
      <w:proofErr w:type="spellEnd"/>
      <w:r>
        <w:t>(</w:t>
      </w:r>
      <w:proofErr w:type="gramEnd"/>
      <w:r>
        <w:t>@</w:t>
      </w:r>
      <w:proofErr w:type="spellStart"/>
      <w:r>
        <w:t>RequestParam</w:t>
      </w:r>
      <w:proofErr w:type="spellEnd"/>
      <w:r>
        <w:t>(value = "</w:t>
      </w:r>
      <w:proofErr w:type="spellStart"/>
      <w:r>
        <w:t>userid</w:t>
      </w:r>
      <w:proofErr w:type="spellEnd"/>
      <w:r>
        <w:t xml:space="preserve">") String </w:t>
      </w:r>
      <w:r>
        <w:tab/>
      </w:r>
      <w:proofErr w:type="spellStart"/>
      <w:r>
        <w:t>userid</w:t>
      </w:r>
      <w:proofErr w:type="spellEnd"/>
      <w:r>
        <w:t>,@</w:t>
      </w:r>
      <w:proofErr w:type="spellStart"/>
      <w:r>
        <w:t>RequestParam</w:t>
      </w:r>
      <w:proofErr w:type="spellEnd"/>
      <w:r>
        <w:t>(value = "location") String location)throws Exception{</w:t>
      </w:r>
    </w:p>
    <w:p w14:paraId="7D3BB87D"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w:t>
      </w:r>
      <w:proofErr w:type="spellStart"/>
      <w:r>
        <w:t>getService.getimagesbylocation</w:t>
      </w:r>
      <w:proofErr w:type="spellEnd"/>
      <w:r>
        <w:t>(</w:t>
      </w:r>
      <w:proofErr w:type="spellStart"/>
      <w:proofErr w:type="gramStart"/>
      <w:r>
        <w:t>location,userid</w:t>
      </w:r>
      <w:proofErr w:type="spellEnd"/>
      <w:proofErr w:type="gramEnd"/>
      <w:r>
        <w:t>);</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w:t>
      </w:r>
      <w:proofErr w:type="gramStart"/>
      <w:r>
        <w:t>GetMapping(</w:t>
      </w:r>
      <w:proofErr w:type="gramEnd"/>
      <w:r>
        <w:t>value = "/Locations")</w:t>
      </w:r>
    </w:p>
    <w:p w14:paraId="4BE92E2D" w14:textId="77777777" w:rsidR="0011085D" w:rsidRDefault="0011085D" w:rsidP="0011085D">
      <w:pPr>
        <w:ind w:leftChars="200" w:left="420"/>
      </w:pPr>
      <w:r>
        <w:t xml:space="preserve">    public List&lt;Image&gt; </w:t>
      </w:r>
      <w:proofErr w:type="spellStart"/>
      <w:proofErr w:type="gramStart"/>
      <w:r>
        <w:t>GetLocations</w:t>
      </w:r>
      <w:proofErr w:type="spellEnd"/>
      <w:r>
        <w:t>(</w:t>
      </w:r>
      <w:proofErr w:type="gramEnd"/>
      <w:r>
        <w:t>@</w:t>
      </w:r>
      <w:proofErr w:type="spellStart"/>
      <w:r>
        <w:t>RequestParam</w:t>
      </w:r>
      <w:proofErr w:type="spellEnd"/>
      <w:r>
        <w:t>(value= "</w:t>
      </w:r>
      <w:proofErr w:type="spellStart"/>
      <w:r>
        <w:t>userid</w:t>
      </w:r>
      <w:proofErr w:type="spellEnd"/>
      <w:r>
        <w:t xml:space="preserve">") </w:t>
      </w:r>
      <w:proofErr w:type="spellStart"/>
      <w:r>
        <w:t>Stringuserid</w:t>
      </w:r>
      <w:proofErr w:type="spellEnd"/>
      <w:r>
        <w:t xml:space="preserve">)throws </w:t>
      </w:r>
      <w:r>
        <w:tab/>
        <w:t>Exception{</w:t>
      </w:r>
    </w:p>
    <w:p w14:paraId="4B9D595A" w14:textId="77777777" w:rsidR="0011085D" w:rsidRDefault="0011085D" w:rsidP="0011085D">
      <w:pPr>
        <w:ind w:leftChars="200" w:left="420"/>
      </w:pPr>
      <w:r>
        <w:rPr>
          <w:rFonts w:hint="eastAsia"/>
        </w:rPr>
        <w:t xml:space="preserve">        </w:t>
      </w:r>
      <w:proofErr w:type="spellStart"/>
      <w:r>
        <w:rPr>
          <w:rFonts w:hint="eastAsia"/>
        </w:rPr>
        <w:t>System.out.println</w:t>
      </w:r>
      <w:proofErr w:type="spellEnd"/>
      <w:r>
        <w:rPr>
          <w:rFonts w:hint="eastAsia"/>
        </w:rPr>
        <w:t>("</w:t>
      </w:r>
      <w:r>
        <w:rPr>
          <w:rFonts w:hint="eastAsia"/>
        </w:rPr>
        <w:t>查询所有地点中</w:t>
      </w:r>
      <w:r>
        <w:rPr>
          <w:rFonts w:hint="eastAsia"/>
        </w:rPr>
        <w:t>");</w:t>
      </w:r>
    </w:p>
    <w:p w14:paraId="6E79A5D6" w14:textId="77777777" w:rsidR="0011085D" w:rsidRDefault="0011085D" w:rsidP="0011085D">
      <w:pPr>
        <w:ind w:leftChars="200" w:left="420"/>
      </w:pPr>
      <w:r>
        <w:t xml:space="preserve">        return </w:t>
      </w:r>
      <w:proofErr w:type="spellStart"/>
      <w:r>
        <w:t>getService.getlocations</w:t>
      </w:r>
      <w:proofErr w:type="spellEnd"/>
      <w:r>
        <w:t>(</w:t>
      </w:r>
      <w:proofErr w:type="spellStart"/>
      <w:r>
        <w:t>userid</w:t>
      </w:r>
      <w:proofErr w:type="spellEnd"/>
      <w:r>
        <w:t>);</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89" w:name="_Toc66120247"/>
      <w:proofErr w:type="spellStart"/>
      <w:r>
        <w:t>G</w:t>
      </w:r>
      <w:r w:rsidR="0011085D">
        <w:t>etS</w:t>
      </w:r>
      <w:r w:rsidR="0011085D">
        <w:rPr>
          <w:rFonts w:hint="eastAsia"/>
        </w:rPr>
        <w:t>ervice</w:t>
      </w:r>
      <w:proofErr w:type="spellEnd"/>
      <w:r w:rsidR="0011085D">
        <w:rPr>
          <w:rFonts w:hint="eastAsia"/>
        </w:rPr>
        <w:t>：</w:t>
      </w:r>
      <w:bookmarkEnd w:id="189"/>
    </w:p>
    <w:p w14:paraId="6653225A" w14:textId="77777777" w:rsidR="0011085D" w:rsidRDefault="0011085D" w:rsidP="0011085D">
      <w:r>
        <w:tab/>
        <w:t>@Service</w:t>
      </w:r>
    </w:p>
    <w:p w14:paraId="1E59BBA0" w14:textId="77777777" w:rsidR="0011085D" w:rsidRDefault="0011085D" w:rsidP="0011085D">
      <w:r>
        <w:tab/>
        <w:t xml:space="preserve">public class </w:t>
      </w:r>
      <w:proofErr w:type="spellStart"/>
      <w:r>
        <w:t>SetService</w:t>
      </w:r>
      <w:proofErr w:type="spellEnd"/>
      <w:r>
        <w:t xml:space="preserve"> {</w:t>
      </w:r>
    </w:p>
    <w:p w14:paraId="737FB64C" w14:textId="77777777" w:rsidR="0011085D" w:rsidRDefault="0011085D" w:rsidP="0011085D">
      <w:r>
        <w:t xml:space="preserve">    @Autowired</w:t>
      </w:r>
    </w:p>
    <w:p w14:paraId="05818543" w14:textId="77777777" w:rsidR="0011085D" w:rsidRDefault="0011085D" w:rsidP="0011085D">
      <w:r>
        <w:t xml:space="preserve">    private </w:t>
      </w:r>
      <w:proofErr w:type="spellStart"/>
      <w:r>
        <w:t>SetMapper</w:t>
      </w:r>
      <w:proofErr w:type="spellEnd"/>
      <w:r>
        <w:t xml:space="preserve"> </w:t>
      </w:r>
      <w:proofErr w:type="spellStart"/>
      <w:r>
        <w:t>setmapper</w:t>
      </w:r>
      <w:proofErr w:type="spellEnd"/>
      <w:r>
        <w:t>;</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w:t>
      </w:r>
      <w:proofErr w:type="spellStart"/>
      <w:proofErr w:type="gramStart"/>
      <w:r>
        <w:t>deleteimage</w:t>
      </w:r>
      <w:proofErr w:type="spellEnd"/>
      <w:r>
        <w:t>(</w:t>
      </w:r>
      <w:proofErr w:type="gramEnd"/>
      <w:r>
        <w:t xml:space="preserve">String </w:t>
      </w:r>
      <w:proofErr w:type="spellStart"/>
      <w:r>
        <w:t>imageid</w:t>
      </w:r>
      <w:proofErr w:type="spellEnd"/>
      <w:r>
        <w:t>){</w:t>
      </w:r>
    </w:p>
    <w:p w14:paraId="107CFCB1" w14:textId="77777777" w:rsidR="0011085D" w:rsidRDefault="0011085D" w:rsidP="0011085D">
      <w:r>
        <w:t xml:space="preserve">        return </w:t>
      </w:r>
      <w:proofErr w:type="spellStart"/>
      <w:proofErr w:type="gramStart"/>
      <w:r>
        <w:t>setmapper.deleteimage</w:t>
      </w:r>
      <w:proofErr w:type="spellEnd"/>
      <w:proofErr w:type="gramEnd"/>
      <w:r>
        <w:t>(</w:t>
      </w:r>
      <w:proofErr w:type="spellStart"/>
      <w:r>
        <w:t>imageid</w:t>
      </w:r>
      <w:proofErr w:type="spellEnd"/>
      <w:r>
        <w:t>);</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w:t>
      </w:r>
      <w:proofErr w:type="spellStart"/>
      <w:proofErr w:type="gramStart"/>
      <w:r>
        <w:t>deletealbum</w:t>
      </w:r>
      <w:proofErr w:type="spellEnd"/>
      <w:r>
        <w:t>(</w:t>
      </w:r>
      <w:proofErr w:type="gramEnd"/>
      <w:r>
        <w:t xml:space="preserve">String </w:t>
      </w:r>
      <w:proofErr w:type="spellStart"/>
      <w:r>
        <w:t>albumid</w:t>
      </w:r>
      <w:proofErr w:type="spellEnd"/>
      <w:r>
        <w:t>){</w:t>
      </w:r>
    </w:p>
    <w:p w14:paraId="205206CB" w14:textId="77777777" w:rsidR="0011085D" w:rsidRDefault="0011085D" w:rsidP="0011085D">
      <w:r>
        <w:t xml:space="preserve">        </w:t>
      </w:r>
      <w:proofErr w:type="gramStart"/>
      <w:r>
        <w:t xml:space="preserve">return  </w:t>
      </w:r>
      <w:proofErr w:type="spellStart"/>
      <w:r>
        <w:t>setmapper</w:t>
      </w:r>
      <w:proofErr w:type="gramEnd"/>
      <w:r>
        <w:t>.deletealbum</w:t>
      </w:r>
      <w:proofErr w:type="spellEnd"/>
      <w:r>
        <w:t>(</w:t>
      </w:r>
      <w:proofErr w:type="spellStart"/>
      <w:r>
        <w:t>albumid</w:t>
      </w:r>
      <w:proofErr w:type="spellEnd"/>
      <w:r>
        <w:t>);</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w:t>
      </w:r>
      <w:proofErr w:type="spellStart"/>
      <w:proofErr w:type="gramStart"/>
      <w:r>
        <w:t>updatealbum</w:t>
      </w:r>
      <w:proofErr w:type="spellEnd"/>
      <w:r>
        <w:t>(</w:t>
      </w:r>
      <w:proofErr w:type="gramEnd"/>
      <w:r>
        <w:t xml:space="preserve">String </w:t>
      </w:r>
      <w:proofErr w:type="spellStart"/>
      <w:r>
        <w:t>albumtype,String</w:t>
      </w:r>
      <w:proofErr w:type="spellEnd"/>
      <w:r>
        <w:t xml:space="preserve"> </w:t>
      </w:r>
      <w:proofErr w:type="spellStart"/>
      <w:r>
        <w:t>description,String</w:t>
      </w:r>
      <w:proofErr w:type="spellEnd"/>
      <w:r>
        <w:t xml:space="preserve"> </w:t>
      </w:r>
      <w:proofErr w:type="spellStart"/>
      <w:r>
        <w:t>albumid,String</w:t>
      </w:r>
      <w:proofErr w:type="spellEnd"/>
      <w:r>
        <w:t xml:space="preserve"> </w:t>
      </w:r>
      <w:r>
        <w:tab/>
      </w:r>
      <w:proofErr w:type="spellStart"/>
      <w:r>
        <w:t>albumname</w:t>
      </w:r>
      <w:proofErr w:type="spellEnd"/>
      <w:r>
        <w:t>){</w:t>
      </w:r>
    </w:p>
    <w:p w14:paraId="21731D46" w14:textId="77777777" w:rsidR="0011085D" w:rsidRDefault="0011085D" w:rsidP="0011085D">
      <w:r>
        <w:t xml:space="preserve">        return </w:t>
      </w:r>
      <w:proofErr w:type="spellStart"/>
      <w:proofErr w:type="gramStart"/>
      <w:r>
        <w:t>setmapper.updatealbum</w:t>
      </w:r>
      <w:proofErr w:type="spellEnd"/>
      <w:proofErr w:type="gramEnd"/>
      <w:r>
        <w:t>(</w:t>
      </w:r>
      <w:proofErr w:type="spellStart"/>
      <w:r>
        <w:t>albumtype,description,albumid,albumname</w:t>
      </w:r>
      <w:proofErr w:type="spellEnd"/>
      <w:r>
        <w:t>);</w:t>
      </w:r>
    </w:p>
    <w:p w14:paraId="5836CC56" w14:textId="77777777" w:rsidR="0011085D" w:rsidRDefault="0011085D" w:rsidP="0011085D">
      <w:r>
        <w:t xml:space="preserve">    }</w:t>
      </w:r>
    </w:p>
    <w:p w14:paraId="4949EB24" w14:textId="77777777" w:rsidR="0011085D" w:rsidRDefault="0011085D" w:rsidP="0011085D">
      <w:r>
        <w:t xml:space="preserve">    public int </w:t>
      </w:r>
      <w:proofErr w:type="spellStart"/>
      <w:proofErr w:type="gramStart"/>
      <w:r>
        <w:t>updateimage</w:t>
      </w:r>
      <w:proofErr w:type="spellEnd"/>
      <w:r>
        <w:t>(</w:t>
      </w:r>
      <w:proofErr w:type="gramEnd"/>
      <w:r>
        <w:t xml:space="preserve">String </w:t>
      </w:r>
      <w:proofErr w:type="spellStart"/>
      <w:r>
        <w:t>imageid,String</w:t>
      </w:r>
      <w:proofErr w:type="spellEnd"/>
      <w:r>
        <w:t xml:space="preserve"> </w:t>
      </w:r>
      <w:proofErr w:type="spellStart"/>
      <w:r>
        <w:t>label,String</w:t>
      </w:r>
      <w:proofErr w:type="spellEnd"/>
      <w:r>
        <w:t xml:space="preserve"> </w:t>
      </w:r>
      <w:proofErr w:type="spellStart"/>
      <w:r>
        <w:t>ai,String</w:t>
      </w:r>
      <w:proofErr w:type="spellEnd"/>
      <w:r>
        <w:t xml:space="preserve"> location){</w:t>
      </w:r>
    </w:p>
    <w:p w14:paraId="33CE8D22" w14:textId="77777777" w:rsidR="0011085D" w:rsidRDefault="0011085D" w:rsidP="0011085D">
      <w:r>
        <w:t xml:space="preserve">        return </w:t>
      </w:r>
      <w:proofErr w:type="spellStart"/>
      <w:proofErr w:type="gramStart"/>
      <w:r>
        <w:t>setmapper.updateimage</w:t>
      </w:r>
      <w:proofErr w:type="spellEnd"/>
      <w:proofErr w:type="gramEnd"/>
      <w:r>
        <w:t>(</w:t>
      </w:r>
      <w:proofErr w:type="spellStart"/>
      <w:r>
        <w:t>imageid,label,ai,location</w:t>
      </w:r>
      <w:proofErr w:type="spellEnd"/>
      <w:r>
        <w:t>);</w:t>
      </w:r>
    </w:p>
    <w:p w14:paraId="16092F04" w14:textId="77777777" w:rsidR="0011085D" w:rsidRDefault="0011085D" w:rsidP="0011085D">
      <w:r>
        <w:t xml:space="preserve">    }</w:t>
      </w:r>
    </w:p>
    <w:p w14:paraId="795D61E0" w14:textId="77777777" w:rsidR="0011085D" w:rsidRDefault="0011085D" w:rsidP="0011085D">
      <w:r>
        <w:t xml:space="preserve">    public int </w:t>
      </w:r>
      <w:proofErr w:type="spellStart"/>
      <w:proofErr w:type="gramStart"/>
      <w:r>
        <w:t>updateuser</w:t>
      </w:r>
      <w:proofErr w:type="spellEnd"/>
      <w:r>
        <w:t>(</w:t>
      </w:r>
      <w:proofErr w:type="gramEnd"/>
      <w:r>
        <w:t xml:space="preserve">String </w:t>
      </w:r>
      <w:proofErr w:type="spellStart"/>
      <w:r>
        <w:t>name,String</w:t>
      </w:r>
      <w:proofErr w:type="spellEnd"/>
      <w:r>
        <w:t xml:space="preserve"> </w:t>
      </w:r>
      <w:proofErr w:type="spellStart"/>
      <w:r>
        <w:t>phonenumber,String</w:t>
      </w:r>
      <w:proofErr w:type="spellEnd"/>
      <w:r>
        <w:t xml:space="preserve"> </w:t>
      </w:r>
      <w:proofErr w:type="spellStart"/>
      <w:r>
        <w:t>userid</w:t>
      </w:r>
      <w:proofErr w:type="spellEnd"/>
      <w:r>
        <w:t>){</w:t>
      </w:r>
    </w:p>
    <w:p w14:paraId="0E80BBC6" w14:textId="77777777" w:rsidR="0011085D" w:rsidRDefault="0011085D" w:rsidP="0011085D">
      <w:r>
        <w:t xml:space="preserve">        return </w:t>
      </w:r>
      <w:proofErr w:type="spellStart"/>
      <w:proofErr w:type="gramStart"/>
      <w:r>
        <w:t>setmapper.updateuser</w:t>
      </w:r>
      <w:proofErr w:type="spellEnd"/>
      <w:proofErr w:type="gramEnd"/>
      <w:r>
        <w:t>(</w:t>
      </w:r>
      <w:proofErr w:type="spellStart"/>
      <w:r>
        <w:t>name,phonenumber,userid</w:t>
      </w:r>
      <w:proofErr w:type="spellEnd"/>
      <w:r>
        <w:t>);</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w:t>
      </w:r>
      <w:proofErr w:type="spellStart"/>
      <w:proofErr w:type="gramStart"/>
      <w:r>
        <w:t>coverimage</w:t>
      </w:r>
      <w:proofErr w:type="spellEnd"/>
      <w:r>
        <w:t>(</w:t>
      </w:r>
      <w:proofErr w:type="gramEnd"/>
      <w:r>
        <w:t xml:space="preserve">String </w:t>
      </w:r>
      <w:proofErr w:type="spellStart"/>
      <w:r>
        <w:t>albumid</w:t>
      </w:r>
      <w:proofErr w:type="spellEnd"/>
      <w:r>
        <w:t xml:space="preserve">, String </w:t>
      </w:r>
      <w:proofErr w:type="spellStart"/>
      <w:r>
        <w:t>coverimagepath</w:t>
      </w:r>
      <w:proofErr w:type="spellEnd"/>
      <w:r>
        <w:t>) {</w:t>
      </w:r>
    </w:p>
    <w:p w14:paraId="476D17A6" w14:textId="77777777" w:rsidR="0011085D" w:rsidRDefault="0011085D" w:rsidP="0011085D">
      <w:r>
        <w:t xml:space="preserve">        return </w:t>
      </w:r>
      <w:proofErr w:type="spellStart"/>
      <w:proofErr w:type="gramStart"/>
      <w:r>
        <w:t>setmapper.coverimage</w:t>
      </w:r>
      <w:proofErr w:type="spellEnd"/>
      <w:proofErr w:type="gramEnd"/>
      <w:r>
        <w:t>(</w:t>
      </w:r>
      <w:proofErr w:type="spellStart"/>
      <w:r>
        <w:t>albumid,coverimagepath</w:t>
      </w:r>
      <w:proofErr w:type="spellEnd"/>
      <w:r>
        <w:t>);</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90" w:name="_Toc66120248"/>
      <w:proofErr w:type="spellStart"/>
      <w:r>
        <w:t>G</w:t>
      </w:r>
      <w:r w:rsidR="0011085D">
        <w:t>etM</w:t>
      </w:r>
      <w:r w:rsidR="0011085D">
        <w:rPr>
          <w:rFonts w:hint="eastAsia"/>
        </w:rPr>
        <w:t>apper</w:t>
      </w:r>
      <w:bookmarkEnd w:id="190"/>
      <w:proofErr w:type="spellEnd"/>
    </w:p>
    <w:p w14:paraId="2684C610" w14:textId="77777777" w:rsidR="0011085D" w:rsidRDefault="0011085D" w:rsidP="0011085D">
      <w:r>
        <w:tab/>
        <w:t>@Mapper</w:t>
      </w:r>
    </w:p>
    <w:p w14:paraId="4EAF17EC" w14:textId="77777777" w:rsidR="0011085D" w:rsidRDefault="0011085D" w:rsidP="0011085D">
      <w:r>
        <w:lastRenderedPageBreak/>
        <w:tab/>
        <w:t xml:space="preserve">public interface </w:t>
      </w:r>
      <w:proofErr w:type="spellStart"/>
      <w:r>
        <w:t>SetMapper</w:t>
      </w:r>
      <w:proofErr w:type="spellEnd"/>
      <w:r>
        <w:t xml:space="preserve"> {</w:t>
      </w:r>
    </w:p>
    <w:p w14:paraId="2E3596D9" w14:textId="77777777" w:rsidR="0011085D" w:rsidRDefault="0011085D" w:rsidP="0011085D">
      <w:r>
        <w:t xml:space="preserve">    @</w:t>
      </w:r>
      <w:proofErr w:type="gramStart"/>
      <w:r>
        <w:t>Update(</w:t>
      </w:r>
      <w:proofErr w:type="gramEnd"/>
      <w:r>
        <w:t xml:space="preserve">"UPDATE image SET status='delete' WHERE </w:t>
      </w:r>
      <w:proofErr w:type="spellStart"/>
      <w:r>
        <w:t>imageid</w:t>
      </w:r>
      <w:proofErr w:type="spellEnd"/>
      <w:r>
        <w:t>=#{</w:t>
      </w:r>
      <w:proofErr w:type="spellStart"/>
      <w:r>
        <w:t>imageid</w:t>
      </w:r>
      <w:proofErr w:type="spellEnd"/>
      <w:r>
        <w:t>}")</w:t>
      </w:r>
    </w:p>
    <w:p w14:paraId="58E8BBB4" w14:textId="77777777" w:rsidR="0011085D" w:rsidRDefault="0011085D" w:rsidP="0011085D">
      <w:r>
        <w:t xml:space="preserve">    int </w:t>
      </w:r>
      <w:proofErr w:type="spellStart"/>
      <w:r>
        <w:t>deleteimage</w:t>
      </w:r>
      <w:proofErr w:type="spellEnd"/>
      <w:r>
        <w:t>(@Param("</w:t>
      </w:r>
      <w:proofErr w:type="spellStart"/>
      <w:r>
        <w:t>imageid</w:t>
      </w:r>
      <w:proofErr w:type="spellEnd"/>
      <w:r>
        <w:t xml:space="preserve">") String </w:t>
      </w:r>
      <w:proofErr w:type="spellStart"/>
      <w:r>
        <w:t>imageid</w:t>
      </w:r>
      <w:proofErr w:type="spellEnd"/>
      <w:r>
        <w:t>);</w:t>
      </w:r>
    </w:p>
    <w:p w14:paraId="7375BD0F" w14:textId="77777777" w:rsidR="0011085D" w:rsidRDefault="0011085D" w:rsidP="0011085D"/>
    <w:p w14:paraId="06E2CC08" w14:textId="77777777" w:rsidR="0011085D" w:rsidRDefault="0011085D" w:rsidP="0011085D">
      <w:r>
        <w:t xml:space="preserve">    @</w:t>
      </w:r>
      <w:proofErr w:type="gramStart"/>
      <w:r>
        <w:t>Update(</w:t>
      </w:r>
      <w:proofErr w:type="gramEnd"/>
      <w:r>
        <w:t xml:space="preserve">"UPDATE album SET status='delete' WHERE </w:t>
      </w:r>
      <w:proofErr w:type="spellStart"/>
      <w:r>
        <w:t>albumid</w:t>
      </w:r>
      <w:proofErr w:type="spellEnd"/>
      <w:r>
        <w:t>=#{</w:t>
      </w:r>
      <w:proofErr w:type="spellStart"/>
      <w:r>
        <w:t>albumid</w:t>
      </w:r>
      <w:proofErr w:type="spellEnd"/>
      <w:r>
        <w:t>}")</w:t>
      </w:r>
    </w:p>
    <w:p w14:paraId="45BA11D1" w14:textId="77777777" w:rsidR="0011085D" w:rsidRDefault="0011085D" w:rsidP="0011085D">
      <w:r>
        <w:t xml:space="preserve">    int </w:t>
      </w:r>
      <w:proofErr w:type="spellStart"/>
      <w:r>
        <w:t>deletealbum</w:t>
      </w:r>
      <w:proofErr w:type="spellEnd"/>
      <w:r>
        <w:t>(@Param("</w:t>
      </w:r>
      <w:proofErr w:type="spellStart"/>
      <w:r>
        <w:t>albumid</w:t>
      </w:r>
      <w:proofErr w:type="spellEnd"/>
      <w:r>
        <w:t xml:space="preserve">") String </w:t>
      </w:r>
      <w:proofErr w:type="spellStart"/>
      <w:r>
        <w:t>albumid</w:t>
      </w:r>
      <w:proofErr w:type="spellEnd"/>
      <w:r>
        <w:t>);</w:t>
      </w:r>
    </w:p>
    <w:p w14:paraId="0E4A60A3" w14:textId="77777777" w:rsidR="0011085D" w:rsidRDefault="0011085D" w:rsidP="0011085D"/>
    <w:p w14:paraId="5669FB4B" w14:textId="77777777" w:rsidR="0011085D" w:rsidRDefault="0011085D" w:rsidP="0011085D">
      <w:r>
        <w:t xml:space="preserve">    @</w:t>
      </w:r>
      <w:proofErr w:type="gramStart"/>
      <w:r>
        <w:t>Update(</w:t>
      </w:r>
      <w:proofErr w:type="gramEnd"/>
      <w:r>
        <w:t xml:space="preserve">"UPDATE image SET label=#{label},ai=#{ai},location=#{location} WHERE </w:t>
      </w:r>
      <w:r>
        <w:tab/>
      </w:r>
      <w:proofErr w:type="spellStart"/>
      <w:r>
        <w:t>imageid</w:t>
      </w:r>
      <w:proofErr w:type="spellEnd"/>
      <w:r>
        <w:t>=#{</w:t>
      </w:r>
      <w:proofErr w:type="spellStart"/>
      <w:r>
        <w:t>imageid</w:t>
      </w:r>
      <w:proofErr w:type="spellEnd"/>
      <w:r>
        <w:t>}")</w:t>
      </w:r>
    </w:p>
    <w:p w14:paraId="3ADA6149" w14:textId="77777777" w:rsidR="0011085D" w:rsidRDefault="0011085D" w:rsidP="0011085D">
      <w:r>
        <w:t xml:space="preserve">    int </w:t>
      </w:r>
      <w:proofErr w:type="spellStart"/>
      <w:r>
        <w:t>updateimage</w:t>
      </w:r>
      <w:proofErr w:type="spellEnd"/>
      <w:r>
        <w:t>(@Param("</w:t>
      </w:r>
      <w:proofErr w:type="spellStart"/>
      <w:r>
        <w:t>imageid</w:t>
      </w:r>
      <w:proofErr w:type="spellEnd"/>
      <w:r>
        <w:t xml:space="preserve">") String </w:t>
      </w:r>
      <w:proofErr w:type="spellStart"/>
      <w:proofErr w:type="gramStart"/>
      <w:r>
        <w:t>imageid</w:t>
      </w:r>
      <w:proofErr w:type="spellEnd"/>
      <w:r>
        <w:t>,@</w:t>
      </w:r>
      <w:proofErr w:type="gramEnd"/>
      <w:r>
        <w:t xml:space="preserve">Param("label") String </w:t>
      </w:r>
      <w:r>
        <w:tab/>
      </w:r>
      <w:proofErr w:type="spellStart"/>
      <w:r>
        <w:t>label,@Param</w:t>
      </w:r>
      <w:proofErr w:type="spellEnd"/>
      <w:r>
        <w:t xml:space="preserve">("ai") String </w:t>
      </w:r>
      <w:proofErr w:type="spellStart"/>
      <w:r>
        <w:t>ai,@Param</w:t>
      </w:r>
      <w:proofErr w:type="spellEnd"/>
      <w:r>
        <w:t>("location") String location);</w:t>
      </w:r>
    </w:p>
    <w:p w14:paraId="66D2FCB7" w14:textId="77777777" w:rsidR="0011085D" w:rsidRDefault="0011085D" w:rsidP="0011085D"/>
    <w:p w14:paraId="4735F875" w14:textId="77777777" w:rsidR="0011085D" w:rsidRDefault="0011085D" w:rsidP="0011085D">
      <w:r>
        <w:t xml:space="preserve">    @</w:t>
      </w:r>
      <w:proofErr w:type="gramStart"/>
      <w:r>
        <w:t>Update(</w:t>
      </w:r>
      <w:proofErr w:type="gramEnd"/>
      <w:r>
        <w:t xml:space="preserve">"UPDATE album SET </w:t>
      </w:r>
      <w:r>
        <w:tab/>
        <w:t xml:space="preserve">albumtype=#{albumtype},description=#{description},albumname=#{albumname} WHERE </w:t>
      </w:r>
      <w:r>
        <w:tab/>
      </w:r>
      <w:proofErr w:type="spellStart"/>
      <w:r>
        <w:t>albumid</w:t>
      </w:r>
      <w:proofErr w:type="spellEnd"/>
      <w:r>
        <w:t>=#{</w:t>
      </w:r>
      <w:proofErr w:type="spellStart"/>
      <w:r>
        <w:t>albumid</w:t>
      </w:r>
      <w:proofErr w:type="spellEnd"/>
      <w:r>
        <w:t>}")</w:t>
      </w:r>
    </w:p>
    <w:p w14:paraId="7C8983A1" w14:textId="77777777" w:rsidR="0011085D" w:rsidRDefault="0011085D" w:rsidP="0011085D">
      <w:r>
        <w:t xml:space="preserve">    int </w:t>
      </w:r>
      <w:proofErr w:type="spellStart"/>
      <w:r>
        <w:t>updatealbum</w:t>
      </w:r>
      <w:proofErr w:type="spellEnd"/>
      <w:r>
        <w:t>(@Param("</w:t>
      </w:r>
      <w:proofErr w:type="spellStart"/>
      <w:r>
        <w:t>albumtype</w:t>
      </w:r>
      <w:proofErr w:type="spellEnd"/>
      <w:r>
        <w:t xml:space="preserve">") String </w:t>
      </w:r>
      <w:proofErr w:type="spellStart"/>
      <w:proofErr w:type="gramStart"/>
      <w:r>
        <w:t>albumtype</w:t>
      </w:r>
      <w:proofErr w:type="spellEnd"/>
      <w:r>
        <w:t>,@</w:t>
      </w:r>
      <w:proofErr w:type="gramEnd"/>
      <w:r>
        <w:t xml:space="preserve">Param("description") String </w:t>
      </w:r>
      <w:r>
        <w:tab/>
      </w:r>
      <w:proofErr w:type="spellStart"/>
      <w:r>
        <w:t>description,@Param</w:t>
      </w:r>
      <w:proofErr w:type="spellEnd"/>
      <w:r>
        <w:t>("</w:t>
      </w:r>
      <w:proofErr w:type="spellStart"/>
      <w:r>
        <w:t>albumid</w:t>
      </w:r>
      <w:proofErr w:type="spellEnd"/>
      <w:r>
        <w:t xml:space="preserve">") String </w:t>
      </w:r>
      <w:proofErr w:type="spellStart"/>
      <w:r>
        <w:t>albumid</w:t>
      </w:r>
      <w:proofErr w:type="spellEnd"/>
      <w:r>
        <w:t>,@Param("</w:t>
      </w:r>
      <w:proofErr w:type="spellStart"/>
      <w:r>
        <w:t>albumname</w:t>
      </w:r>
      <w:proofErr w:type="spellEnd"/>
      <w:r>
        <w:t xml:space="preserve">")String </w:t>
      </w:r>
      <w:r>
        <w:tab/>
      </w:r>
      <w:proofErr w:type="spellStart"/>
      <w:r>
        <w:t>albumname</w:t>
      </w:r>
      <w:proofErr w:type="spellEnd"/>
      <w:r>
        <w:t>);</w:t>
      </w:r>
    </w:p>
    <w:p w14:paraId="428BC39B" w14:textId="77777777" w:rsidR="0011085D" w:rsidRDefault="0011085D" w:rsidP="0011085D"/>
    <w:p w14:paraId="06DBDE90" w14:textId="77777777" w:rsidR="0011085D" w:rsidRDefault="0011085D" w:rsidP="0011085D">
      <w:r>
        <w:t xml:space="preserve">    @</w:t>
      </w:r>
      <w:proofErr w:type="gramStart"/>
      <w:r>
        <w:t>Update(</w:t>
      </w:r>
      <w:proofErr w:type="gramEnd"/>
      <w:r>
        <w:t>"UPDATE user SET name=#{name},</w:t>
      </w:r>
      <w:proofErr w:type="spellStart"/>
      <w:r>
        <w:t>phonenumber</w:t>
      </w:r>
      <w:proofErr w:type="spellEnd"/>
      <w:r>
        <w:t>=#{</w:t>
      </w:r>
      <w:proofErr w:type="spellStart"/>
      <w:r>
        <w:t>phonenumber</w:t>
      </w:r>
      <w:proofErr w:type="spellEnd"/>
      <w:r>
        <w:t xml:space="preserve">} where </w:t>
      </w:r>
      <w:r>
        <w:tab/>
      </w:r>
      <w:proofErr w:type="spellStart"/>
      <w:r>
        <w:t>userid</w:t>
      </w:r>
      <w:proofErr w:type="spellEnd"/>
      <w:r>
        <w:t>=#{</w:t>
      </w:r>
      <w:proofErr w:type="spellStart"/>
      <w:r>
        <w:t>userid</w:t>
      </w:r>
      <w:proofErr w:type="spellEnd"/>
      <w:r>
        <w:t xml:space="preserve">}")int </w:t>
      </w:r>
      <w:proofErr w:type="spellStart"/>
      <w:r>
        <w:t>updateuser</w:t>
      </w:r>
      <w:proofErr w:type="spellEnd"/>
      <w:r>
        <w:t xml:space="preserve">(@Param("name") String </w:t>
      </w:r>
      <w:proofErr w:type="spellStart"/>
      <w:r>
        <w:t>name,@Param</w:t>
      </w:r>
      <w:proofErr w:type="spellEnd"/>
      <w:r>
        <w:t>("</w:t>
      </w:r>
      <w:proofErr w:type="spellStart"/>
      <w:r>
        <w:t>phonenumber</w:t>
      </w:r>
      <w:proofErr w:type="spellEnd"/>
      <w:r>
        <w:t xml:space="preserve">") </w:t>
      </w:r>
      <w:r>
        <w:tab/>
        <w:t xml:space="preserve">String </w:t>
      </w:r>
      <w:r>
        <w:tab/>
      </w:r>
      <w:proofErr w:type="spellStart"/>
      <w:r>
        <w:t>phonenumber</w:t>
      </w:r>
      <w:proofErr w:type="spellEnd"/>
      <w:r>
        <w:t>,@Param("</w:t>
      </w:r>
      <w:proofErr w:type="spellStart"/>
      <w:r>
        <w:t>userid</w:t>
      </w:r>
      <w:proofErr w:type="spellEnd"/>
      <w:r>
        <w:t xml:space="preserve">") String </w:t>
      </w:r>
      <w:proofErr w:type="spellStart"/>
      <w:r>
        <w:t>userid</w:t>
      </w:r>
      <w:proofErr w:type="spellEnd"/>
      <w:r>
        <w:t>);</w:t>
      </w:r>
    </w:p>
    <w:p w14:paraId="3BF5F834" w14:textId="77777777" w:rsidR="0011085D" w:rsidRDefault="0011085D" w:rsidP="0011085D"/>
    <w:p w14:paraId="663FBE14" w14:textId="77777777" w:rsidR="0011085D" w:rsidRDefault="0011085D" w:rsidP="0011085D">
      <w:r>
        <w:t xml:space="preserve">    @</w:t>
      </w:r>
      <w:proofErr w:type="gramStart"/>
      <w:r>
        <w:t>Update(</w:t>
      </w:r>
      <w:proofErr w:type="gramEnd"/>
      <w:r>
        <w:t xml:space="preserve">"UPDATE album SET </w:t>
      </w:r>
      <w:proofErr w:type="spellStart"/>
      <w:r>
        <w:t>coverimagepath</w:t>
      </w:r>
      <w:proofErr w:type="spellEnd"/>
      <w:r>
        <w:t>=#{</w:t>
      </w:r>
      <w:proofErr w:type="spellStart"/>
      <w:r>
        <w:t>coverimagepath</w:t>
      </w:r>
      <w:proofErr w:type="spellEnd"/>
      <w:r>
        <w:t xml:space="preserve">} WHERE </w:t>
      </w:r>
      <w:r>
        <w:tab/>
      </w:r>
      <w:proofErr w:type="spellStart"/>
      <w:r>
        <w:t>albumid</w:t>
      </w:r>
      <w:proofErr w:type="spellEnd"/>
      <w:r>
        <w:t>=#{</w:t>
      </w:r>
      <w:proofErr w:type="spellStart"/>
      <w:r>
        <w:t>albumid</w:t>
      </w:r>
      <w:proofErr w:type="spellEnd"/>
      <w:r>
        <w:t>}")</w:t>
      </w:r>
    </w:p>
    <w:p w14:paraId="366BE147" w14:textId="77777777" w:rsidR="0011085D" w:rsidRDefault="0011085D" w:rsidP="0011085D">
      <w:r>
        <w:t xml:space="preserve">    int </w:t>
      </w:r>
      <w:proofErr w:type="spellStart"/>
      <w:proofErr w:type="gramStart"/>
      <w:r>
        <w:t>coverimage</w:t>
      </w:r>
      <w:proofErr w:type="spellEnd"/>
      <w:r>
        <w:t>(</w:t>
      </w:r>
      <w:proofErr w:type="gramEnd"/>
      <w:r>
        <w:t xml:space="preserve">String </w:t>
      </w:r>
      <w:proofErr w:type="spellStart"/>
      <w:r>
        <w:t>albumid</w:t>
      </w:r>
      <w:proofErr w:type="spellEnd"/>
      <w:r>
        <w:t xml:space="preserve">, String </w:t>
      </w:r>
      <w:proofErr w:type="spellStart"/>
      <w:r>
        <w:t>coverimagepath</w:t>
      </w:r>
      <w:proofErr w:type="spellEnd"/>
      <w:r>
        <w:t>);</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任磊" w:date="2021-03-16T20:58:00Z" w:initials="任磊">
    <w:p w14:paraId="1C54DF30" w14:textId="317701F4" w:rsidR="008558CD" w:rsidRDefault="008558CD">
      <w:pPr>
        <w:pStyle w:val="af1"/>
      </w:pPr>
      <w:r>
        <w:rPr>
          <w:rStyle w:val="af0"/>
        </w:rPr>
        <w:annotationRef/>
      </w:r>
      <w:r>
        <w:rPr>
          <w:rFonts w:hint="eastAsia"/>
        </w:rPr>
        <w:t>适当添加文献</w:t>
      </w:r>
    </w:p>
  </w:comment>
  <w:comment w:id="22" w:author="任磊" w:date="2021-03-16T20:59:00Z" w:initials="任磊">
    <w:p w14:paraId="7C2BA0AA" w14:textId="576E0123" w:rsidR="008558CD" w:rsidRDefault="008558CD">
      <w:pPr>
        <w:pStyle w:val="af1"/>
      </w:pPr>
      <w:r>
        <w:rPr>
          <w:rStyle w:val="af0"/>
        </w:rPr>
        <w:annotationRef/>
      </w:r>
      <w:r>
        <w:rPr>
          <w:rFonts w:hint="eastAsia"/>
        </w:rPr>
        <w:t>次序与中文不同</w:t>
      </w:r>
    </w:p>
  </w:comment>
  <w:comment w:id="30" w:author="任磊" w:date="2021-03-16T21:04:00Z" w:initials="任磊">
    <w:p w14:paraId="065207AB" w14:textId="77777777" w:rsidR="008558CD" w:rsidRDefault="008558CD">
      <w:pPr>
        <w:pStyle w:val="af1"/>
      </w:pPr>
      <w:r>
        <w:rPr>
          <w:rStyle w:val="af0"/>
        </w:rPr>
        <w:annotationRef/>
      </w:r>
      <w:r>
        <w:rPr>
          <w:rFonts w:hint="eastAsia"/>
        </w:rPr>
        <w:t>文章中的很多段落均不是通过“首行缩进”进行缩进，而是用了</w:t>
      </w:r>
      <w:r>
        <w:rPr>
          <w:rFonts w:hint="eastAsia"/>
        </w:rPr>
        <w:t>T</w:t>
      </w:r>
      <w:r>
        <w:t>AB</w:t>
      </w:r>
    </w:p>
    <w:p w14:paraId="0443CA85" w14:textId="29B46A37" w:rsidR="00174210" w:rsidRDefault="00174210">
      <w:pPr>
        <w:pStyle w:val="af1"/>
        <w:rPr>
          <w:rFonts w:hint="eastAsia"/>
        </w:rPr>
      </w:pPr>
      <w:r>
        <w:rPr>
          <w:rFonts w:hint="eastAsia"/>
        </w:rPr>
        <w:t>部分段落还存在行距的问题，请认真检查设置</w:t>
      </w:r>
    </w:p>
  </w:comment>
  <w:comment w:id="49" w:author="任磊" w:date="2021-03-16T21:02:00Z" w:initials="任磊">
    <w:p w14:paraId="74D9715C" w14:textId="3486E502" w:rsidR="008558CD" w:rsidRDefault="008558CD">
      <w:pPr>
        <w:pStyle w:val="af1"/>
        <w:rPr>
          <w:rFonts w:hint="eastAsia"/>
        </w:rPr>
      </w:pPr>
      <w:r>
        <w:rPr>
          <w:rStyle w:val="af0"/>
        </w:rPr>
        <w:annotationRef/>
      </w:r>
      <w:r>
        <w:rPr>
          <w:rFonts w:hint="eastAsia"/>
        </w:rPr>
        <w:t>是否可以增加关于</w:t>
      </w:r>
      <w:proofErr w:type="gramStart"/>
      <w:r>
        <w:rPr>
          <w:rFonts w:hint="eastAsia"/>
        </w:rPr>
        <w:t>已有微信云</w:t>
      </w:r>
      <w:proofErr w:type="gramEnd"/>
      <w:r>
        <w:rPr>
          <w:rFonts w:hint="eastAsia"/>
        </w:rPr>
        <w:t>相册的现状介绍</w:t>
      </w:r>
    </w:p>
  </w:comment>
  <w:comment w:id="75" w:author="任磊" w:date="2021-03-16T21:03:00Z" w:initials="任磊">
    <w:p w14:paraId="360C5924" w14:textId="16001F78" w:rsidR="008558CD" w:rsidRDefault="008558CD">
      <w:pPr>
        <w:pStyle w:val="af1"/>
        <w:rPr>
          <w:rFonts w:hint="eastAsia"/>
        </w:rPr>
      </w:pPr>
      <w:r>
        <w:rPr>
          <w:rStyle w:val="af0"/>
        </w:rPr>
        <w:annotationRef/>
      </w:r>
      <w:r>
        <w:rPr>
          <w:rFonts w:hint="eastAsia"/>
        </w:rPr>
        <w:t>格式不对，可能列表更合理</w:t>
      </w:r>
    </w:p>
  </w:comment>
  <w:comment w:id="101" w:author="任磊" w:date="2021-03-16T21:33:00Z" w:initials="任磊">
    <w:p w14:paraId="095B9999" w14:textId="436DFC83" w:rsidR="00174210" w:rsidRDefault="00174210">
      <w:pPr>
        <w:pStyle w:val="af1"/>
      </w:pPr>
      <w:r>
        <w:rPr>
          <w:rStyle w:val="af0"/>
        </w:rPr>
        <w:annotationRef/>
      </w:r>
      <w:r>
        <w:rPr>
          <w:rFonts w:hint="eastAsia"/>
        </w:rPr>
        <w:t>应按用例类型排序或分组，相册、图片等</w:t>
      </w:r>
      <w:bookmarkStart w:id="102" w:name="_GoBack"/>
      <w:bookmarkEnd w:id="102"/>
    </w:p>
  </w:comment>
  <w:comment w:id="110" w:author="任磊" w:date="2021-03-16T21:09:00Z" w:initials="任磊">
    <w:p w14:paraId="77BBAF07" w14:textId="6306BE81" w:rsidR="00DC2BC2" w:rsidRDefault="00DC2BC2">
      <w:pPr>
        <w:pStyle w:val="af1"/>
      </w:pPr>
      <w:r>
        <w:rPr>
          <w:rStyle w:val="af0"/>
        </w:rPr>
        <w:annotationRef/>
      </w:r>
      <w:r>
        <w:rPr>
          <w:rFonts w:hint="eastAsia"/>
        </w:rPr>
        <w:t xml:space="preserve"> </w:t>
      </w:r>
      <w:r>
        <w:rPr>
          <w:rFonts w:hint="eastAsia"/>
        </w:rPr>
        <w:t>行距</w:t>
      </w:r>
    </w:p>
  </w:comment>
  <w:comment w:id="113" w:author="任磊" w:date="2021-03-16T21:10:00Z" w:initials="任磊">
    <w:p w14:paraId="14C74F28" w14:textId="1D89D59C" w:rsidR="00DC2BC2" w:rsidRDefault="00DC2BC2">
      <w:pPr>
        <w:pStyle w:val="af1"/>
      </w:pPr>
      <w:r>
        <w:rPr>
          <w:rStyle w:val="af0"/>
        </w:rPr>
        <w:annotationRef/>
      </w:r>
      <w:r>
        <w:rPr>
          <w:rFonts w:hint="eastAsia"/>
        </w:rPr>
        <w:t>标点</w:t>
      </w:r>
    </w:p>
  </w:comment>
  <w:comment w:id="117" w:author="任磊" w:date="2021-03-16T21:12:00Z" w:initials="任磊">
    <w:p w14:paraId="4BD47AB1" w14:textId="7A75A1DC" w:rsidR="00DC2BC2" w:rsidRDefault="00DC2BC2">
      <w:pPr>
        <w:pStyle w:val="af1"/>
        <w:rPr>
          <w:rFonts w:hint="eastAsia"/>
        </w:rPr>
      </w:pPr>
      <w:r>
        <w:rPr>
          <w:rStyle w:val="af0"/>
        </w:rPr>
        <w:annotationRef/>
      </w:r>
      <w:r>
        <w:rPr>
          <w:rFonts w:hint="eastAsia"/>
        </w:rPr>
        <w:t>本节介绍结构，此处又讲部署？</w:t>
      </w:r>
    </w:p>
  </w:comment>
  <w:comment w:id="146" w:author="任磊" w:date="2021-03-16T21:28:00Z" w:initials="任磊">
    <w:p w14:paraId="08E9AB9E" w14:textId="73955A7A" w:rsidR="006445F5" w:rsidRDefault="006445F5">
      <w:pPr>
        <w:pStyle w:val="af1"/>
      </w:pPr>
      <w:r>
        <w:rPr>
          <w:rStyle w:val="af0"/>
        </w:rPr>
        <w:annotationRef/>
      </w:r>
      <w:r>
        <w:rPr>
          <w:rFonts w:hint="eastAsia"/>
        </w:rPr>
        <w:t>行距</w:t>
      </w:r>
    </w:p>
  </w:comment>
  <w:comment w:id="178" w:author="任磊" w:date="2021-03-16T21:30:00Z" w:initials="任磊">
    <w:p w14:paraId="2512A30B" w14:textId="3621766D" w:rsidR="00174210" w:rsidRDefault="00174210">
      <w:pPr>
        <w:pStyle w:val="af1"/>
      </w:pPr>
      <w:r>
        <w:rPr>
          <w:rStyle w:val="af0"/>
        </w:rPr>
        <w:annotationRef/>
      </w:r>
      <w:r>
        <w:rPr>
          <w:rFonts w:hint="eastAsia"/>
        </w:rPr>
        <w:t>适当增加文献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54DF30" w15:done="0"/>
  <w15:commentEx w15:paraId="7C2BA0AA" w15:done="0"/>
  <w15:commentEx w15:paraId="0443CA85" w15:done="0"/>
  <w15:commentEx w15:paraId="74D9715C" w15:done="0"/>
  <w15:commentEx w15:paraId="360C5924" w15:done="0"/>
  <w15:commentEx w15:paraId="095B9999" w15:done="0"/>
  <w15:commentEx w15:paraId="77BBAF07" w15:done="0"/>
  <w15:commentEx w15:paraId="14C74F28" w15:done="0"/>
  <w15:commentEx w15:paraId="4BD47AB1" w15:done="0"/>
  <w15:commentEx w15:paraId="08E9AB9E" w15:done="0"/>
  <w15:commentEx w15:paraId="2512A3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54DF30" w16cid:durableId="23FB9A6C"/>
  <w16cid:commentId w16cid:paraId="7C2BA0AA" w16cid:durableId="23FB9AB9"/>
  <w16cid:commentId w16cid:paraId="0443CA85" w16cid:durableId="23FB9BF3"/>
  <w16cid:commentId w16cid:paraId="74D9715C" w16cid:durableId="23FB9B49"/>
  <w16cid:commentId w16cid:paraId="360C5924" w16cid:durableId="23FB9BB4"/>
  <w16cid:commentId w16cid:paraId="095B9999" w16cid:durableId="23FBA298"/>
  <w16cid:commentId w16cid:paraId="77BBAF07" w16cid:durableId="23FB9D22"/>
  <w16cid:commentId w16cid:paraId="14C74F28" w16cid:durableId="23FB9D57"/>
  <w16cid:commentId w16cid:paraId="4BD47AB1" w16cid:durableId="23FB9DC3"/>
  <w16cid:commentId w16cid:paraId="08E9AB9E" w16cid:durableId="23FBA18C"/>
  <w16cid:commentId w16cid:paraId="2512A30B" w16cid:durableId="23FBA1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F2C2C" w14:textId="77777777" w:rsidR="00291668" w:rsidRDefault="00291668" w:rsidP="00606865">
      <w:r>
        <w:separator/>
      </w:r>
    </w:p>
    <w:p w14:paraId="1E1E77DE" w14:textId="77777777" w:rsidR="00291668" w:rsidRDefault="00291668"/>
  </w:endnote>
  <w:endnote w:type="continuationSeparator" w:id="0">
    <w:p w14:paraId="3B15FBE4" w14:textId="77777777" w:rsidR="00291668" w:rsidRDefault="00291668" w:rsidP="00606865">
      <w:r>
        <w:continuationSeparator/>
      </w:r>
    </w:p>
    <w:p w14:paraId="556D33E4" w14:textId="77777777" w:rsidR="00291668" w:rsidRDefault="002916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2E3F1" w14:textId="77777777" w:rsidR="008558CD" w:rsidRDefault="008558CD"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8558CD" w:rsidRDefault="008558CD"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5EF2A" w14:textId="61A65601" w:rsidR="008558CD" w:rsidRDefault="008558CD"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II</w:t>
    </w:r>
    <w:r>
      <w:rPr>
        <w:rStyle w:val="aa"/>
      </w:rPr>
      <w:fldChar w:fldCharType="end"/>
    </w:r>
  </w:p>
  <w:p w14:paraId="1E150A15" w14:textId="77777777" w:rsidR="008558CD" w:rsidRDefault="008558CD"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01342" w14:textId="77777777" w:rsidR="008558CD" w:rsidRDefault="008558CD"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8558CD" w:rsidRDefault="008558C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B9B1" w14:textId="070190B4" w:rsidR="008558CD" w:rsidRDefault="008558CD"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IV</w:t>
    </w:r>
    <w:r>
      <w:rPr>
        <w:rStyle w:val="aa"/>
      </w:rPr>
      <w:fldChar w:fldCharType="end"/>
    </w:r>
  </w:p>
  <w:p w14:paraId="59E4B7C1" w14:textId="77777777" w:rsidR="008558CD" w:rsidRDefault="008558CD">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3380" w14:textId="77777777" w:rsidR="008558CD" w:rsidRDefault="008558CD"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8558CD" w:rsidRDefault="008558CD"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60D7B" w14:textId="4CD2A85B" w:rsidR="008558CD" w:rsidRDefault="008558CD"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VI</w:t>
    </w:r>
    <w:r>
      <w:rPr>
        <w:rStyle w:val="aa"/>
      </w:rPr>
      <w:fldChar w:fldCharType="end"/>
    </w:r>
  </w:p>
  <w:p w14:paraId="3FDFE307" w14:textId="77777777" w:rsidR="008558CD" w:rsidRDefault="008558CD"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D5396" w14:textId="77777777" w:rsidR="008558CD" w:rsidRDefault="008558CD"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0FEA" w14:textId="6A4902A6" w:rsidR="008558CD" w:rsidRDefault="008558CD"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35</w:t>
    </w:r>
    <w:r>
      <w:rPr>
        <w:rStyle w:val="aa"/>
      </w:rPr>
      <w:fldChar w:fldCharType="end"/>
    </w:r>
  </w:p>
  <w:p w14:paraId="755B6723" w14:textId="77777777" w:rsidR="008558CD" w:rsidRDefault="008558CD"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D1F13" w14:textId="77777777" w:rsidR="00291668" w:rsidRDefault="00291668" w:rsidP="00606865">
      <w:r>
        <w:separator/>
      </w:r>
    </w:p>
    <w:p w14:paraId="522DFD88" w14:textId="77777777" w:rsidR="00291668" w:rsidRDefault="00291668"/>
  </w:footnote>
  <w:footnote w:type="continuationSeparator" w:id="0">
    <w:p w14:paraId="25B4C9AF" w14:textId="77777777" w:rsidR="00291668" w:rsidRDefault="00291668" w:rsidP="00606865">
      <w:r>
        <w:continuationSeparator/>
      </w:r>
    </w:p>
    <w:p w14:paraId="23AA0D67" w14:textId="77777777" w:rsidR="00291668" w:rsidRDefault="002916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任磊">
    <w15:presenceInfo w15:providerId="None" w15:userId="任磊"/>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65"/>
    <w:rsid w:val="000032D3"/>
    <w:rsid w:val="000048DC"/>
    <w:rsid w:val="000116D6"/>
    <w:rsid w:val="00012496"/>
    <w:rsid w:val="0001394D"/>
    <w:rsid w:val="00014809"/>
    <w:rsid w:val="00015208"/>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210"/>
    <w:rsid w:val="00174E59"/>
    <w:rsid w:val="001757D5"/>
    <w:rsid w:val="00176841"/>
    <w:rsid w:val="0018082E"/>
    <w:rsid w:val="00181010"/>
    <w:rsid w:val="00184078"/>
    <w:rsid w:val="00184756"/>
    <w:rsid w:val="00185AD8"/>
    <w:rsid w:val="00186351"/>
    <w:rsid w:val="0018715A"/>
    <w:rsid w:val="00187C8D"/>
    <w:rsid w:val="001925A2"/>
    <w:rsid w:val="001928C3"/>
    <w:rsid w:val="001A1E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7915"/>
    <w:rsid w:val="00203B2B"/>
    <w:rsid w:val="00205EDD"/>
    <w:rsid w:val="00206798"/>
    <w:rsid w:val="00213592"/>
    <w:rsid w:val="00213A8F"/>
    <w:rsid w:val="0021526F"/>
    <w:rsid w:val="0022310D"/>
    <w:rsid w:val="00226068"/>
    <w:rsid w:val="0022680D"/>
    <w:rsid w:val="00226CA8"/>
    <w:rsid w:val="00231776"/>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3BAB"/>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1668"/>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17864"/>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4332"/>
    <w:rsid w:val="006445F5"/>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558CD"/>
    <w:rsid w:val="008605F3"/>
    <w:rsid w:val="0086091D"/>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328B"/>
    <w:rsid w:val="00DB5AFE"/>
    <w:rsid w:val="00DB63BB"/>
    <w:rsid w:val="00DB6596"/>
    <w:rsid w:val="00DC0FEA"/>
    <w:rsid w:val="00DC2BC2"/>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401"/>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C3CC9"/>
    <w:rsid w:val="00ED3475"/>
    <w:rsid w:val="00ED3CA6"/>
    <w:rsid w:val="00ED7755"/>
    <w:rsid w:val="00EE0956"/>
    <w:rsid w:val="00EE14C0"/>
    <w:rsid w:val="00EE3628"/>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E4DB9"/>
    <w:rsid w:val="00FF21F9"/>
    <w:rsid w:val="00FF2AA2"/>
    <w:rsid w:val="00FF2EA6"/>
    <w:rsid w:val="00FF444D"/>
    <w:rsid w:val="00FF5096"/>
    <w:rsid w:val="00FF54EE"/>
    <w:rsid w:val="00FF5539"/>
    <w:rsid w:val="00FF5D1A"/>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3006"/>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TOC1">
    <w:name w:val="toc 1"/>
    <w:basedOn w:val="a"/>
    <w:next w:val="a"/>
    <w:autoRedefine/>
    <w:uiPriority w:val="39"/>
    <w:rsid w:val="00F954EB"/>
  </w:style>
  <w:style w:type="paragraph" w:styleId="TOC2">
    <w:name w:val="toc 2"/>
    <w:basedOn w:val="a"/>
    <w:next w:val="a"/>
    <w:autoRedefine/>
    <w:uiPriority w:val="39"/>
    <w:rsid w:val="00F954EB"/>
    <w:pPr>
      <w:ind w:leftChars="200" w:left="420"/>
    </w:pPr>
  </w:style>
  <w:style w:type="paragraph" w:styleId="TOC3">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7.xml"/><Relationship Id="rId26" Type="http://schemas.openxmlformats.org/officeDocument/2006/relationships/image" Target="media/image9.jpeg"/><Relationship Id="rId39" Type="http://schemas.openxmlformats.org/officeDocument/2006/relationships/footer" Target="footer8.xm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C7CB8-7350-4B33-92E1-EE28D282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65</Pages>
  <Words>6619</Words>
  <Characters>37732</Characters>
  <Application>Microsoft Office Word</Application>
  <DocSecurity>0</DocSecurity>
  <Lines>314</Lines>
  <Paragraphs>88</Paragraphs>
  <ScaleCrop>false</ScaleCrop>
  <Company>shnu</Company>
  <LinksUpToDate>false</LinksUpToDate>
  <CharactersWithSpaces>44263</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任磊</cp:lastModifiedBy>
  <cp:revision>7</cp:revision>
  <cp:lastPrinted>2020-02-10T02:27:00Z</cp:lastPrinted>
  <dcterms:created xsi:type="dcterms:W3CDTF">2021-03-09T16:34:00Z</dcterms:created>
  <dcterms:modified xsi:type="dcterms:W3CDTF">2021-03-16T13:37:00Z</dcterms:modified>
</cp:coreProperties>
</file>